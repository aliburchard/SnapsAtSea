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emf" ContentType="image/x-emf"/>
  <Override PartName="/word/comments.xml" ContentType="application/vnd.openxmlformats-officedocument.wordprocessingml.commen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Abstract</w:t>
      </w:r>
    </w:p>
    <w:p w:rsidR="00575EC2" w:rsidRDefault="00575EC2">
      <w:pPr>
        <w:rPr>
          <w:rFonts w:ascii="Times New Roman" w:eastAsia="Times New Roman" w:hAnsi="Times New Roman" w:cs="Times New Roman"/>
          <w:b/>
          <w:sz w:val="22"/>
          <w:szCs w:val="22"/>
          <w:u w:val="single"/>
        </w:rPr>
      </w:pPr>
    </w:p>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Introduction</w:t>
      </w:r>
    </w:p>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has grown to include over 1.6 million registered volunteers who participate across more than 100 different research projects; the need for citizen science in data interpretation shows no signs of abating. Since launching the project builder platform (www.zooniverse.org/lab) in 2015, which allows researchers to launch projects without customized software development, the number of research projects within 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has more than doubled (Figure 1). However, such rapid growth in citizen science projects threatens to outpace the growth of </w:t>
      </w:r>
      <w:ins w:id="0" w:author="Lucy Fortson" w:date="2017-07-19T15:57:00Z">
        <w:r w:rsidR="00A82245">
          <w:rPr>
            <w:rFonts w:ascii="Times New Roman" w:eastAsia="Times New Roman" w:hAnsi="Times New Roman" w:cs="Times New Roman"/>
            <w:sz w:val="22"/>
            <w:szCs w:val="22"/>
          </w:rPr>
          <w:t xml:space="preserve">the </w:t>
        </w:r>
      </w:ins>
      <w:r>
        <w:rPr>
          <w:rFonts w:ascii="Times New Roman" w:eastAsia="Times New Roman" w:hAnsi="Times New Roman" w:cs="Times New Roman"/>
          <w:sz w:val="22"/>
          <w:szCs w:val="22"/>
        </w:rPr>
        <w:t>volunteer community; citizen science projects need to become more efficient and more engaging to keep pace with the data-analysis demand.</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Mobile technology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machine learning advancements p</w:t>
      </w:r>
      <w:r w:rsidR="00F02609">
        <w:rPr>
          <w:rFonts w:ascii="Times New Roman" w:eastAsia="Times New Roman" w:hAnsi="Times New Roman" w:cs="Times New Roman"/>
          <w:sz w:val="22"/>
          <w:szCs w:val="22"/>
        </w:rPr>
        <w:t xml:space="preserve">rovide novel opportunities for </w:t>
      </w:r>
      <w:r>
        <w:rPr>
          <w:rFonts w:ascii="Times New Roman" w:eastAsia="Times New Roman" w:hAnsi="Times New Roman" w:cs="Times New Roman"/>
          <w:sz w:val="22"/>
          <w:szCs w:val="22"/>
        </w:rPr>
        <w:t>enhancing efficiency in onl</w:t>
      </w:r>
      <w:r w:rsidR="00F02609">
        <w:rPr>
          <w:rFonts w:ascii="Times New Roman" w:eastAsia="Times New Roman" w:hAnsi="Times New Roman" w:cs="Times New Roman"/>
          <w:sz w:val="22"/>
          <w:szCs w:val="22"/>
        </w:rPr>
        <w:t>ine citizen data processing. Mobile phones allow</w:t>
      </w:r>
      <w:r>
        <w:rPr>
          <w:rFonts w:ascii="Times New Roman" w:eastAsia="Times New Roman" w:hAnsi="Times New Roman" w:cs="Times New Roman"/>
          <w:sz w:val="22"/>
          <w:szCs w:val="22"/>
        </w:rPr>
        <w:t xml:space="preserve"> increased volunteer engagement throughout the day, whereas machine learning enables automatic image identification, thus reducing the number of images requiring human input. However, not all online citizen science projects are immediately suited to these approaches: for example, ecology projects (e.g.</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0563C1"/>
            <w:sz w:val="22"/>
            <w:szCs w:val="22"/>
            <w:u w:val="single"/>
          </w:rPr>
          <w:t>www.snapshotserengeti.org</w:t>
        </w:r>
      </w:hyperlink>
      <w:r>
        <w:rPr>
          <w:rFonts w:ascii="Times New Roman" w:eastAsia="Times New Roman" w:hAnsi="Times New Roman" w:cs="Times New Roman"/>
          <w:sz w:val="22"/>
          <w:szCs w:val="22"/>
        </w:rPr>
        <w:t>,</w:t>
      </w:r>
      <w:hyperlink r:id="rId11">
        <w:r>
          <w:rPr>
            <w:rFonts w:ascii="Times New Roman" w:eastAsia="Times New Roman" w:hAnsi="Times New Roman" w:cs="Times New Roman"/>
            <w:sz w:val="22"/>
            <w:szCs w:val="22"/>
          </w:rPr>
          <w:t xml:space="preserve"> </w:t>
        </w:r>
      </w:hyperlink>
      <w:hyperlink r:id="rId12">
        <w:r>
          <w:rPr>
            <w:rFonts w:ascii="Times New Roman" w:eastAsia="Times New Roman" w:hAnsi="Times New Roman" w:cs="Times New Roman"/>
            <w:color w:val="0563C1"/>
            <w:sz w:val="22"/>
            <w:szCs w:val="22"/>
            <w:u w:val="single"/>
          </w:rPr>
          <w:t>www.cameracatalogue.org</w:t>
        </w:r>
      </w:hyperlink>
      <w:r>
        <w:rPr>
          <w:rFonts w:ascii="Times New Roman" w:eastAsia="Times New Roman" w:hAnsi="Times New Roman" w:cs="Times New Roman"/>
          <w:sz w:val="22"/>
          <w:szCs w:val="22"/>
        </w:rPr>
        <w:t>) often ask volunteers to identify which of over forty different species is present in an image, which can be challenging to communicate quickly via a mobile interface. Similarly, identifying which of dozens of species is present in a photograph is a largely unsolved machine learning problem.</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“Collaborative filtering” is an alternative approach to more traditional survey-based image classification. By converting a complex task into a series of simple binary (i.e. yes or no) questions presented separately to volunteers, the collaborative filtering approach can allow projects to 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Simplifying a complex task into binary questions not only provides more portability to mobile devices, but also enables the integration of simpler machine learning for automated image identification at every step of the filtering process. Thus, although images would ultimately require more classifications to produce the same amount of final information, the ease of classification and ability to integrate existing machine learning routines could provide benefits to efficiency that far outweigh the increase in classification counts.</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interface design can have unanticipated impacts on the volunteer community and classification rates (Bowyer et al. 2016,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et al. in press). Thus, changing the classification methodology from a traditional survey design to a collaborative filtering approach could impact data quantity and quality as well as the nature of volunteer communities contributing to a project.  </w:t>
      </w:r>
    </w:p>
    <w:p w:rsidR="00575EC2" w:rsidRDefault="00575EC2">
      <w:pPr>
        <w:rPr>
          <w:rFonts w:ascii="Times New Roman" w:eastAsia="Times New Roman" w:hAnsi="Times New Roman" w:cs="Times New Roman"/>
          <w:sz w:val="22"/>
          <w:szCs w:val="22"/>
        </w:rPr>
      </w:pPr>
    </w:p>
    <w:p w:rsidR="003652E6" w:rsidRDefault="00180692" w:rsidP="003652E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evaluate the effects of these different designs within a single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project, Snapshots at Sea (</w:t>
      </w:r>
      <w:hyperlink r:id="rId13">
        <w:r>
          <w:rPr>
            <w:rFonts w:ascii="Times New Roman" w:eastAsia="Times New Roman" w:hAnsi="Times New Roman" w:cs="Times New Roman"/>
            <w:color w:val="1155CC"/>
            <w:sz w:val="22"/>
            <w:szCs w:val="22"/>
            <w:u w:val="single"/>
          </w:rPr>
          <w:t>www.snapshotsatsea.org</w:t>
        </w:r>
      </w:hyperlink>
      <w:r>
        <w:rPr>
          <w:rFonts w:ascii="Times New Roman" w:eastAsia="Times New Roman" w:hAnsi="Times New Roman" w:cs="Times New Roman"/>
          <w:sz w:val="22"/>
          <w:szCs w:val="22"/>
        </w:rPr>
        <w:t>), which asks volunteers to identify humpback whale flukes (tails) from tourist-contributed images. By providing volunteers with a choice of workflows to classify with, we were able to evaluate differential effects of the alternative workflows on the project efficiency and accuracy, as well as effects on the volunteer community, with implications for researchers engaging in citizen science for data interpretation.</w:t>
      </w:r>
      <w:r w:rsidR="003652E6" w:rsidRPr="003652E6">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Methods</w:t>
      </w:r>
    </w:p>
    <w:p w:rsidR="00575EC2" w:rsidRDefault="00180692">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Collection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Snapshots at Sea was launched June 9, 2016 to identify images containing humpback whale flukes from photographs taken by tourists and researchers on board cruise ships. The undersides of humpback whale flukes are individually identifiable by color pattern and shape; images containing humpback whale flukes with visible undersides are passed to another citizen science project, Whales as Individuals, where volunteers help prepare the photos for individual recognition algorithms.</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acquired 13,264 images taken by cruise passengers on board X [Need inf</w:t>
      </w:r>
      <w:r w:rsidR="00F02609">
        <w:rPr>
          <w:rFonts w:ascii="Times New Roman" w:eastAsia="Times New Roman" w:hAnsi="Times New Roman" w:cs="Times New Roman"/>
          <w:sz w:val="22"/>
          <w:szCs w:val="22"/>
        </w:rPr>
        <w:t xml:space="preserve">o from Ted]. We randomized the </w:t>
      </w:r>
      <w:r>
        <w:rPr>
          <w:rFonts w:ascii="Times New Roman" w:eastAsia="Times New Roman" w:hAnsi="Times New Roman" w:cs="Times New Roman"/>
          <w:sz w:val="22"/>
          <w:szCs w:val="22"/>
        </w:rPr>
        <w:t>images into two subsets of 6,632 images each, which were then assigned to a “Survey” workflow (standard for many ecology projects) and a “Yes/No” workflow (“Collaborative filtering”). Because each individual Yes/No question provides less information than the survey task, the collaborative filtering approach requires more classifications to complete the same number of images (see Figure 2 for a detailed description of each workflow, retirement rules, and efficiency).</w:t>
      </w:r>
      <w:r w:rsidR="00EF4CC8">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collaborative filtering workflow was comprised of four separate binary (yes/no) questions, of which only one question was active on the website at a time (detailed in Figure 2).</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Each image was seen by five volunteers prior to retirement.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identified based on the percentage of volunteers who answered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survey workflow provided a more direct route to classification by presenting volunteers with a list of 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 they submitted their identifications by selecting “Done” below the species list. Because the Survey workflow task was more complex than the binary questions in the Yes/No workflow, images were shown to 10 volunteers before being retired from circulation.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launched the experiment on June 7, and announced it via newsletter on June 8. Because Snapshots at Sea already had an active volunteer community used to the collaborative filtering approach, we sent one email to the existing community announcing new data and a new, alternative workflow, and one email to volunteers who had previously participated on another, now-retired, marine-focused project.</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Snapshots at Sea before or during the experiment, thus including all newly recruited volunteers. After all four questions on the Yes/No workflow were </w:t>
      </w:r>
      <w:proofErr w:type="gramStart"/>
      <w:r>
        <w:rPr>
          <w:rFonts w:ascii="Times New Roman" w:eastAsia="Times New Roman" w:hAnsi="Times New Roman" w:cs="Times New Roman"/>
          <w:sz w:val="22"/>
          <w:szCs w:val="22"/>
        </w:rPr>
        <w:t>completed,</w:t>
      </w:r>
      <w:proofErr w:type="gramEnd"/>
      <w:r>
        <w:rPr>
          <w:rFonts w:ascii="Times New Roman" w:eastAsia="Times New Roman" w:hAnsi="Times New Roman" w:cs="Times New Roman"/>
          <w:sz w:val="22"/>
          <w:szCs w:val="22"/>
        </w:rPr>
        <w:t xml:space="preserve">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sent out a final newsletter to the Snapshots at Sea community alerting them to the remaining data on the survey workflow.</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analysis</w:t>
      </w:r>
    </w:p>
    <w:p w:rsidR="009828EC" w:rsidRDefault="009828EC" w:rsidP="009828EC">
      <w:pPr>
        <w:rPr>
          <w:rFonts w:ascii="Times New Roman" w:eastAsia="Times New Roman" w:hAnsi="Times New Roman" w:cs="Times New Roman"/>
          <w:sz w:val="22"/>
          <w:szCs w:val="22"/>
        </w:rPr>
      </w:pPr>
    </w:p>
    <w:p w:rsidR="009828EC" w:rsidRPr="003A61C7" w:rsidRDefault="009828EC" w:rsidP="009828EC">
      <w:pPr>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rsidR="009828EC" w:rsidRDefault="009828EC" w:rsidP="009828EC">
      <w:pPr>
        <w:rPr>
          <w:rFonts w:ascii="Times New Roman" w:eastAsia="Times New Roman" w:hAnsi="Times New Roman" w:cs="Times New Roman"/>
          <w:sz w:val="22"/>
          <w:szCs w:val="22"/>
        </w:rPr>
      </w:pPr>
    </w:p>
    <w:p w:rsidR="009828EC" w:rsidRDefault="009828EC" w:rsidP="009828EC">
      <w:pPr>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Snapshots at Sea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(or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classification,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from the user-agent strings)</w:t>
      </w:r>
      <w:r>
        <w:rPr>
          <w:rFonts w:ascii="Times New Roman" w:eastAsia="Times New Roman" w:hAnsi="Times New Roman" w:cs="Times New Roman"/>
          <w:sz w:val="22"/>
          <w:szCs w:val="22"/>
        </w:rPr>
        <w:t xml:space="preserve"> used to classify.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Snapshots at Sea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time from when the image was loaded on the volunteer’s screen 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0F7036">
        <w:rPr>
          <w:rFonts w:ascii="Times New Roman" w:eastAsia="Times New Roman" w:hAnsi="Times New Roman" w:cs="Times New Roman"/>
          <w:sz w:val="22"/>
          <w:szCs w:val="22"/>
        </w:rPr>
        <w:t xml:space="preserve"> All analyses were conducted in Program R </w:t>
      </w:r>
      <w:r w:rsidR="00E83A6E">
        <w:rPr>
          <w:rFonts w:ascii="Times New Roman" w:eastAsia="Times New Roman" w:hAnsi="Times New Roman" w:cs="Times New Roman"/>
          <w:sz w:val="22"/>
          <w:szCs w:val="22"/>
        </w:rPr>
        <w:t xml:space="preserve">3.4.0 and code is available online at </w:t>
      </w:r>
      <w:hyperlink r:id="rId14"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rsidR="009828EC" w:rsidRPr="009828EC" w:rsidRDefault="009828EC" w:rsidP="009828EC">
      <w:pPr>
        <w:rPr>
          <w:rFonts w:ascii="Times New Roman" w:eastAsia="Times New Roman" w:hAnsi="Times New Roman" w:cs="Times New Roman"/>
          <w:sz w:val="22"/>
          <w:szCs w:val="22"/>
          <w:u w:val="single"/>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proofErr w:type="spellStart"/>
      <w:r w:rsidRPr="00F02609">
        <w:rPr>
          <w:rFonts w:ascii="Times New Roman" w:eastAsia="Times New Roman" w:hAnsi="Times New Roman" w:cs="Times New Roman"/>
          <w:i/>
          <w:sz w:val="22"/>
          <w:szCs w:val="22"/>
        </w:rPr>
        <w:t>ineq</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Lc</w:t>
      </w:r>
      <w:proofErr w:type="spellEnd"/>
      <w:r>
        <w:rPr>
          <w:rFonts w:ascii="Times New Roman" w:eastAsia="Times New Roman" w:hAnsi="Times New Roman" w:cs="Times New Roman"/>
          <w:sz w:val="22"/>
          <w:szCs w:val="22"/>
        </w:rPr>
        <w:t xml:space="preserve">) and Gini coefficients (package </w:t>
      </w:r>
      <w:proofErr w:type="spellStart"/>
      <w:r w:rsidRPr="00F02609">
        <w:rPr>
          <w:rFonts w:ascii="Times New Roman" w:eastAsia="Times New Roman" w:hAnsi="Times New Roman" w:cs="Times New Roman"/>
          <w:i/>
          <w:sz w:val="22"/>
          <w:szCs w:val="22"/>
        </w:rPr>
        <w:t>reldist</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gini</w:t>
      </w:r>
      <w:proofErr w:type="spellEnd"/>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Lorenz curves give the proportion of classifications vs. proportion of volunteers; y = x represents hypothetical perfect equality, where every volunteer contributes the same number of classifications. The Gini coefficient is a measure of inequality (calculated as the ratio of the area above the Lorenz curve and below the line of y = x to the total area below the line of y = x) and 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Engagement</w:t>
      </w:r>
    </w:p>
    <w:p w:rsidR="00575EC2" w:rsidRDefault="004D7A96">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651AD8">
        <w:rPr>
          <w:rFonts w:ascii="Times New Roman" w:eastAsia="Times New Roman" w:hAnsi="Times New Roman" w:cs="Times New Roman"/>
          <w:sz w:val="22"/>
          <w:szCs w:val="22"/>
        </w:rPr>
        <w:t>e</w:t>
      </w:r>
      <w:r w:rsidR="00180692">
        <w:rPr>
          <w:rFonts w:ascii="Times New Roman" w:eastAsia="Times New Roman" w:hAnsi="Times New Roman" w:cs="Times New Roman"/>
          <w:sz w:val="22"/>
          <w:szCs w:val="22"/>
        </w:rPr>
        <w:t xml:space="preserve"> identified </w:t>
      </w:r>
      <w:r w:rsidR="008B3EE6">
        <w:rPr>
          <w:rFonts w:ascii="Times New Roman" w:eastAsia="Times New Roman" w:hAnsi="Times New Roman" w:cs="Times New Roman"/>
          <w:sz w:val="22"/>
          <w:szCs w:val="22"/>
        </w:rPr>
        <w:t xml:space="preserve">registered </w:t>
      </w:r>
      <w:r w:rsidR="00180692">
        <w:rPr>
          <w:rFonts w:ascii="Times New Roman" w:eastAsia="Times New Roman" w:hAnsi="Times New Roman" w:cs="Times New Roman"/>
          <w:sz w:val="22"/>
          <w:szCs w:val="22"/>
        </w:rPr>
        <w:t xml:space="preserve">volunteers as </w:t>
      </w:r>
      <w:r w:rsidR="008B3EE6">
        <w:rPr>
          <w:rFonts w:ascii="Times New Roman" w:eastAsia="Times New Roman" w:hAnsi="Times New Roman" w:cs="Times New Roman"/>
          <w:sz w:val="22"/>
          <w:szCs w:val="22"/>
        </w:rPr>
        <w:t>classifying on both workflows, Yes/No only, and S</w:t>
      </w:r>
      <w:r w:rsidR="00180692">
        <w:rPr>
          <w:rFonts w:ascii="Times New Roman" w:eastAsia="Times New Roman" w:hAnsi="Times New Roman" w:cs="Times New Roman"/>
          <w:sz w:val="22"/>
          <w:szCs w:val="22"/>
        </w:rPr>
        <w:t>urvey only, and summarized the number of classifications made, the proportion of each group who commented on the Talk forums, and the number of talk comments made</w:t>
      </w:r>
      <w:r w:rsidR="00816673">
        <w:rPr>
          <w:rFonts w:ascii="Times New Roman" w:eastAsia="Times New Roman" w:hAnsi="Times New Roman" w:cs="Times New Roman"/>
          <w:sz w:val="22"/>
          <w:szCs w:val="22"/>
        </w:rPr>
        <w:t xml:space="preserve"> during the </w:t>
      </w:r>
      <w:r w:rsidR="00AD4674">
        <w:rPr>
          <w:rFonts w:ascii="Times New Roman" w:eastAsia="Times New Roman" w:hAnsi="Times New Roman" w:cs="Times New Roman"/>
          <w:sz w:val="22"/>
          <w:szCs w:val="22"/>
        </w:rPr>
        <w:t>31</w:t>
      </w:r>
      <w:r>
        <w:rPr>
          <w:rFonts w:ascii="Times New Roman" w:eastAsia="Times New Roman" w:hAnsi="Times New Roman" w:cs="Times New Roman"/>
          <w:sz w:val="22"/>
          <w:szCs w:val="22"/>
        </w:rPr>
        <w:t xml:space="preserve"> days in which both workflows were available for classifying</w:t>
      </w:r>
      <w:r w:rsidR="00180692">
        <w:rPr>
          <w:rFonts w:ascii="Times New Roman" w:eastAsia="Times New Roman" w:hAnsi="Times New Roman" w:cs="Times New Roman"/>
          <w:sz w:val="22"/>
          <w:szCs w:val="22"/>
        </w:rPr>
        <w:t>.</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Aggregation &amp; Accuracy</w:t>
      </w:r>
    </w:p>
    <w:p w:rsidR="00575EC2" w:rsidRDefault="00180692"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aggregated multiple volunteer answers into a single final “consensu</w:t>
      </w:r>
      <w:r w:rsidR="001D2AF9">
        <w:rPr>
          <w:rFonts w:ascii="Times New Roman" w:eastAsia="Times New Roman" w:hAnsi="Times New Roman" w:cs="Times New Roman"/>
          <w:sz w:val="22"/>
          <w:szCs w:val="22"/>
        </w:rPr>
        <w:t>s” answer for every image. For Yes/N</w:t>
      </w:r>
      <w:r>
        <w:rPr>
          <w:rFonts w:ascii="Times New Roman" w:eastAsia="Times New Roman" w:hAnsi="Times New Roman" w:cs="Times New Roman"/>
          <w:sz w:val="22"/>
          <w:szCs w:val="22"/>
        </w:rPr>
        <w:t xml:space="preserve">o questions, we calculated the proportion of volunteers who answered “yes” for a given image and calculated the consensus answers as “yes” if the proportion exceeded 0.75 for Q1 and Q2, 0.45 for Q3, and 0.5 for Q4. </w:t>
      </w:r>
      <w:r w:rsidR="00F559A1">
        <w:rPr>
          <w:rFonts w:ascii="Times New Roman" w:eastAsia="Times New Roman" w:hAnsi="Times New Roman" w:cs="Times New Roman"/>
          <w:sz w:val="22"/>
          <w:szCs w:val="22"/>
        </w:rPr>
        <w:t>While more sophisticated approaches exist for aggregating survey-style tasks (Swanson et al. 2014), we</w:t>
      </w:r>
      <w:r>
        <w:rPr>
          <w:rFonts w:ascii="Times New Roman" w:eastAsia="Times New Roman" w:hAnsi="Times New Roman" w:cs="Times New Roman"/>
          <w:sz w:val="22"/>
          <w:szCs w:val="22"/>
        </w:rPr>
        <w:t xml:space="preserve"> applied an analogous approach to </w:t>
      </w:r>
      <w:r w:rsidR="00F559A1">
        <w:rPr>
          <w:rFonts w:ascii="Times New Roman" w:eastAsia="Times New Roman" w:hAnsi="Times New Roman" w:cs="Times New Roman"/>
          <w:sz w:val="22"/>
          <w:szCs w:val="22"/>
        </w:rPr>
        <w:t xml:space="preserve">the survey task to </w:t>
      </w:r>
      <w:r>
        <w:rPr>
          <w:rFonts w:ascii="Times New Roman" w:eastAsia="Times New Roman" w:hAnsi="Times New Roman" w:cs="Times New Roman"/>
          <w:sz w:val="22"/>
          <w:szCs w:val="22"/>
        </w:rPr>
        <w:t>facilitate comparison</w:t>
      </w:r>
      <w:r w:rsidR="00F559A1">
        <w:rPr>
          <w:rFonts w:ascii="Times New Roman" w:eastAsia="Times New Roman" w:hAnsi="Times New Roman" w:cs="Times New Roman"/>
          <w:sz w:val="22"/>
          <w:szCs w:val="22"/>
        </w:rPr>
        <w:t xml:space="preserve"> between the workflows. For</w:t>
      </w:r>
      <w:r>
        <w:rPr>
          <w:rFonts w:ascii="Times New Roman" w:eastAsia="Times New Roman" w:hAnsi="Times New Roman" w:cs="Times New Roman"/>
          <w:sz w:val="22"/>
          <w:szCs w:val="22"/>
        </w:rPr>
        <w:t xml:space="preserve"> every image, </w:t>
      </w:r>
      <w:r w:rsidR="00F559A1">
        <w:rPr>
          <w:rFonts w:ascii="Times New Roman" w:eastAsia="Times New Roman" w:hAnsi="Times New Roman" w:cs="Times New Roman"/>
          <w:sz w:val="22"/>
          <w:szCs w:val="22"/>
        </w:rPr>
        <w:t xml:space="preserve">we recorded </w:t>
      </w:r>
      <w:r>
        <w:rPr>
          <w:rFonts w:ascii="Times New Roman" w:eastAsia="Times New Roman" w:hAnsi="Times New Roman" w:cs="Times New Roman"/>
          <w:sz w:val="22"/>
          <w:szCs w:val="22"/>
        </w:rPr>
        <w:t>the proportion of volunteers who identified the presence of any animal, a whale or dolphin, a fluke, and whether or not th</w:t>
      </w:r>
      <w:r w:rsidR="00F559A1">
        <w:rPr>
          <w:rFonts w:ascii="Times New Roman" w:eastAsia="Times New Roman" w:hAnsi="Times New Roman" w:cs="Times New Roman"/>
          <w:sz w:val="22"/>
          <w:szCs w:val="22"/>
        </w:rPr>
        <w:t>e fluke belonged to a humpback, and calculated c</w:t>
      </w:r>
      <w:r>
        <w:rPr>
          <w:rFonts w:ascii="Times New Roman" w:eastAsia="Times New Roman" w:hAnsi="Times New Roman" w:cs="Times New Roman"/>
          <w:sz w:val="22"/>
          <w:szCs w:val="22"/>
        </w:rPr>
        <w:t>onsensus answers according to the same thresholds.</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t>
      </w:r>
      <w:r w:rsidR="00DF5333">
        <w:rPr>
          <w:rFonts w:ascii="Times New Roman" w:eastAsia="Times New Roman" w:hAnsi="Times New Roman" w:cs="Times New Roman"/>
          <w:sz w:val="22"/>
          <w:szCs w:val="22"/>
        </w:rPr>
        <w:t>evaluated rates of false negatives in</w:t>
      </w:r>
      <w:r>
        <w:rPr>
          <w:rFonts w:ascii="Times New Roman" w:eastAsia="Times New Roman" w:hAnsi="Times New Roman" w:cs="Times New Roman"/>
          <w:sz w:val="22"/>
          <w:szCs w:val="22"/>
        </w:rPr>
        <w:t xml:space="preserve"> </w:t>
      </w:r>
      <w:r w:rsidR="00DF5333">
        <w:rPr>
          <w:rFonts w:ascii="Times New Roman" w:eastAsia="Times New Roman" w:hAnsi="Times New Roman" w:cs="Times New Roman"/>
          <w:sz w:val="22"/>
          <w:szCs w:val="22"/>
        </w:rPr>
        <w:t>volunteer consensus</w:t>
      </w:r>
      <w:r>
        <w:rPr>
          <w:rFonts w:ascii="Times New Roman" w:eastAsia="Times New Roman" w:hAnsi="Times New Roman" w:cs="Times New Roman"/>
          <w:sz w:val="22"/>
          <w:szCs w:val="22"/>
        </w:rPr>
        <w:t xml:space="preserve"> answers to a dataset of </w:t>
      </w:r>
      <w:r w:rsidRPr="007274EF">
        <w:rPr>
          <w:rFonts w:ascii="Times New Roman" w:eastAsia="Times New Roman" w:hAnsi="Times New Roman" w:cs="Times New Roman"/>
          <w:sz w:val="22"/>
          <w:szCs w:val="22"/>
          <w:highlight w:val="yellow"/>
        </w:rPr>
        <w:t>X</w:t>
      </w:r>
      <w:r>
        <w:rPr>
          <w:rFonts w:ascii="Times New Roman" w:eastAsia="Times New Roman" w:hAnsi="Times New Roman" w:cs="Times New Roman"/>
          <w:sz w:val="22"/>
          <w:szCs w:val="22"/>
        </w:rPr>
        <w:t xml:space="preserve"> classifications created by </w:t>
      </w:r>
      <w:r w:rsidR="00F559A1">
        <w:rPr>
          <w:rFonts w:ascii="Times New Roman" w:eastAsia="Times New Roman" w:hAnsi="Times New Roman" w:cs="Times New Roman"/>
          <w:sz w:val="22"/>
          <w:szCs w:val="22"/>
        </w:rPr>
        <w:t>the project’s scientific lead, T.C</w:t>
      </w:r>
      <w:r>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C14F32" w:rsidRDefault="00C14F32">
      <w:pPr>
        <w:rPr>
          <w:rFonts w:ascii="Times New Roman" w:eastAsia="Times New Roman" w:hAnsi="Times New Roman" w:cs="Times New Roman"/>
          <w:i/>
          <w:sz w:val="22"/>
          <w:szCs w:val="22"/>
        </w:rPr>
      </w:pPr>
    </w:p>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Results</w:t>
      </w:r>
    </w:p>
    <w:p w:rsidR="00575EC2" w:rsidRDefault="00575EC2">
      <w:pPr>
        <w:rPr>
          <w:rFonts w:ascii="Times New Roman" w:eastAsia="Times New Roman" w:hAnsi="Times New Roman" w:cs="Times New Roman"/>
          <w:b/>
          <w:sz w:val="22"/>
          <w:szCs w:val="22"/>
          <w:u w:val="single"/>
        </w:rPr>
      </w:pP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Classification rates &amp; volunteer contributions</w:t>
      </w:r>
    </w:p>
    <w:p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22 days, compared to the 41 days to contribute the 66,320 classifications needed to complete the Survey workflow (Table 2, Figure 3)</w:t>
      </w:r>
      <w:r w:rsidR="00180692">
        <w:rPr>
          <w:rFonts w:ascii="Times New Roman" w:eastAsia="Times New Roman" w:hAnsi="Times New Roman" w:cs="Times New Roman"/>
          <w:sz w:val="22"/>
          <w:szCs w:val="22"/>
        </w:rPr>
        <w:t>. Classification rates following newsletters spiked for both workflows, but the increases were m</w:t>
      </w:r>
      <w:r w:rsidR="00691D61">
        <w:rPr>
          <w:rFonts w:ascii="Times New Roman" w:eastAsia="Times New Roman" w:hAnsi="Times New Roman" w:cs="Times New Roman"/>
          <w:sz w:val="22"/>
          <w:szCs w:val="22"/>
        </w:rPr>
        <w:t>uch higher for yes/no questions. This was especially apparent when volunteers had a choice of which workflow to work on: survey workflow classification rates peaked following the July 14 newsletter, when it was the only available workflow.</w:t>
      </w:r>
    </w:p>
    <w:p w:rsidR="00A1636D" w:rsidRDefault="00A1636D" w:rsidP="00A1636D">
      <w:pPr>
        <w:rPr>
          <w:rFonts w:ascii="Times New Roman" w:eastAsia="Times New Roman" w:hAnsi="Times New Roman" w:cs="Times New Roman"/>
          <w:sz w:val="22"/>
          <w:szCs w:val="22"/>
        </w:rPr>
      </w:pPr>
    </w:p>
    <w:p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Daily per capita volunteer contribution was higher on the Yes/No workflow (5.00 classifications per person per day) than on the Survey workflow (1.95 classifications per person per day).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5B531F">
        <w:rPr>
          <w:rFonts w:ascii="Times New Roman" w:eastAsia="Times New Roman" w:hAnsi="Times New Roman" w:cs="Times New Roman"/>
          <w:sz w:val="22"/>
          <w:szCs w:val="22"/>
        </w:rPr>
        <w:t>However, volunteers spent longer classifying when working on Yes/No tasks: median session length for volunteers classifying on exclusively Yes/No questions was 29 minutes compared to 21 minutes when classifying on both tasks and 16.7 minutes when classifying exclusively on the Survey task.</w:t>
      </w:r>
    </w:p>
    <w:p w:rsidR="00A1636D" w:rsidRDefault="00A1636D" w:rsidP="00A1636D">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Snapshots at Se</w:t>
      </w:r>
      <w:r w:rsidR="00476FE3">
        <w:rPr>
          <w:rFonts w:ascii="Times New Roman" w:eastAsia="Times New Roman" w:hAnsi="Times New Roman" w:cs="Times New Roman"/>
          <w:sz w:val="22"/>
          <w:szCs w:val="22"/>
        </w:rPr>
        <w:t xml:space="preserve">a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The increased skew on the Yes/No workflow classifications appears to be driven primarily by increases in the number of users contributing &gt;10,000 classifications (Figure 5b), though also reflect increases in the number of users contributing &lt;10 classifications.</w:t>
      </w:r>
    </w:p>
    <w:p w:rsidR="004E73AB" w:rsidRDefault="004E73AB">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engagement</w:t>
      </w:r>
    </w:p>
    <w:p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However, volunteers who contributed to both workflows classified many more images and 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Volunteers who contributed to both workflo</w:t>
      </w:r>
      <w:r w:rsidR="001A7E1D">
        <w:rPr>
          <w:rFonts w:ascii="Times New Roman" w:eastAsia="Times New Roman" w:hAnsi="Times New Roman" w:cs="Times New Roman"/>
          <w:sz w:val="22"/>
          <w:szCs w:val="22"/>
        </w:rPr>
        <w:t xml:space="preserve">ws </w:t>
      </w:r>
      <w:r w:rsidR="00BC78A5">
        <w:rPr>
          <w:rFonts w:ascii="Times New Roman" w:eastAsia="Times New Roman" w:hAnsi="Times New Roman" w:cs="Times New Roman"/>
          <w:sz w:val="22"/>
          <w:szCs w:val="22"/>
        </w:rPr>
        <w:t>did not systematically prefer one workflow over the other (Fig X)</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Accuracy was similar across workflows, with 0% false negative error on most </w:t>
      </w:r>
      <w:r w:rsidR="00686BA8">
        <w:rPr>
          <w:rFonts w:ascii="Times New Roman" w:eastAsia="Times New Roman" w:hAnsi="Times New Roman" w:cs="Times New Roman"/>
          <w:sz w:val="22"/>
          <w:szCs w:val="22"/>
        </w:rPr>
        <w:t>questions, and low rates (2.2% Survey, 5% Yes/N</w:t>
      </w:r>
      <w:r>
        <w:rPr>
          <w:rFonts w:ascii="Times New Roman" w:eastAsia="Times New Roman" w:hAnsi="Times New Roman" w:cs="Times New Roman"/>
          <w:sz w:val="22"/>
          <w:szCs w:val="22"/>
        </w:rPr>
        <w:t>o) for identifying the presence of a t</w:t>
      </w:r>
      <w:r w:rsidR="00686BA8">
        <w:rPr>
          <w:rFonts w:ascii="Times New Roman" w:eastAsia="Times New Roman" w:hAnsi="Times New Roman" w:cs="Times New Roman"/>
          <w:sz w:val="22"/>
          <w:szCs w:val="22"/>
        </w:rPr>
        <w:t>ail</w:t>
      </w:r>
      <w:bookmarkStart w:id="1" w:name="_GoBack"/>
      <w:bookmarkEnd w:id="1"/>
      <w:r w:rsidR="00686BA8">
        <w:rPr>
          <w:rFonts w:ascii="Times New Roman" w:eastAsia="Times New Roman" w:hAnsi="Times New Roman" w:cs="Times New Roman"/>
          <w:sz w:val="22"/>
          <w:szCs w:val="22"/>
        </w:rPr>
        <w:t>. However, in the S</w:t>
      </w:r>
      <w:r>
        <w:rPr>
          <w:rFonts w:ascii="Times New Roman" w:eastAsia="Times New Roman" w:hAnsi="Times New Roman" w:cs="Times New Roman"/>
          <w:sz w:val="22"/>
          <w:szCs w:val="22"/>
        </w:rPr>
        <w:t>urvey approach, false negative error for the presence of tails can be corrected if volunteers identify a humpback in an image; these false negati</w:t>
      </w:r>
      <w:r w:rsidR="00686BA8">
        <w:rPr>
          <w:rFonts w:ascii="Times New Roman" w:eastAsia="Times New Roman" w:hAnsi="Times New Roman" w:cs="Times New Roman"/>
          <w:sz w:val="22"/>
          <w:szCs w:val="22"/>
        </w:rPr>
        <w:t>ves cannot be corrected in the Yes/N</w:t>
      </w:r>
      <w:r>
        <w:rPr>
          <w:rFonts w:ascii="Times New Roman" w:eastAsia="Times New Roman" w:hAnsi="Times New Roman" w:cs="Times New Roman"/>
          <w:sz w:val="22"/>
          <w:szCs w:val="22"/>
        </w:rPr>
        <w:t xml:space="preserve">o </w:t>
      </w:r>
      <w:r w:rsidR="00686BA8">
        <w:rPr>
          <w:rFonts w:ascii="Times New Roman" w:eastAsia="Times New Roman" w:hAnsi="Times New Roman" w:cs="Times New Roman"/>
          <w:sz w:val="22"/>
          <w:szCs w:val="22"/>
        </w:rPr>
        <w:t>workflow</w:t>
      </w:r>
      <w:r>
        <w:rPr>
          <w:rFonts w:ascii="Times New Roman" w:eastAsia="Times New Roman" w:hAnsi="Times New Roman" w:cs="Times New Roman"/>
          <w:sz w:val="22"/>
          <w:szCs w:val="22"/>
        </w:rPr>
        <w:t xml:space="preserve"> because they are filtered out of the dataset.</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Discussion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Collaborative filtering provides an effective and efficient route to classi</w:t>
      </w:r>
      <w:r w:rsidR="008E3A8C">
        <w:rPr>
          <w:rFonts w:ascii="Times New Roman" w:eastAsia="Times New Roman" w:hAnsi="Times New Roman" w:cs="Times New Roman"/>
          <w:sz w:val="22"/>
          <w:szCs w:val="22"/>
        </w:rPr>
        <w:t>fying an otherwise complex task, and offers benefits from both a researcher and volunteer perspective.</w:t>
      </w:r>
    </w:p>
    <w:p w:rsidR="00F67B54" w:rsidRDefault="00180692" w:rsidP="00F67B54">
      <w:pPr>
        <w:numPr>
          <w:ilvl w:val="0"/>
          <w:numId w:val="1"/>
          <w:numberingChange w:id="2" w:author="Lucy Fortson" w:date="2017-07-19T15:57:00Z" w:original="●"/>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While the simple yes/no questions engaged a similar number of volunteers as the survey workflow, </w:t>
      </w:r>
      <w:r w:rsidR="008E3A8C">
        <w:rPr>
          <w:rFonts w:ascii="Times New Roman" w:eastAsia="Times New Roman" w:hAnsi="Times New Roman" w:cs="Times New Roman"/>
          <w:sz w:val="22"/>
          <w:szCs w:val="22"/>
        </w:rPr>
        <w:t>volunteers</w:t>
      </w:r>
      <w:r>
        <w:rPr>
          <w:rFonts w:ascii="Times New Roman" w:eastAsia="Times New Roman" w:hAnsi="Times New Roman" w:cs="Times New Roman"/>
          <w:sz w:val="22"/>
          <w:szCs w:val="22"/>
        </w:rPr>
        <w:t xml:space="preserve"> contributed more </w:t>
      </w:r>
      <w:r w:rsidR="008E3A8C">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classifications than </w:t>
      </w:r>
      <w:r w:rsidR="008E3A8C">
        <w:rPr>
          <w:rFonts w:ascii="Times New Roman" w:eastAsia="Times New Roman" w:hAnsi="Times New Roman" w:cs="Times New Roman"/>
          <w:sz w:val="22"/>
          <w:szCs w:val="22"/>
        </w:rPr>
        <w:t>survey classifications</w:t>
      </w:r>
      <w:r>
        <w:rPr>
          <w:rFonts w:ascii="Times New Roman" w:eastAsia="Times New Roman" w:hAnsi="Times New Roman" w:cs="Times New Roman"/>
          <w:sz w:val="22"/>
          <w:szCs w:val="22"/>
        </w:rPr>
        <w:t>. Thus, despite the collaborative filtering approach being inherently less efficient, data were processed more quickly via this route.</w:t>
      </w:r>
      <w:r w:rsidR="00F67B54">
        <w:rPr>
          <w:rFonts w:ascii="Times New Roman" w:eastAsia="Times New Roman" w:hAnsi="Times New Roman" w:cs="Times New Roman"/>
          <w:sz w:val="22"/>
          <w:szCs w:val="22"/>
        </w:rPr>
        <w:t xml:space="preserve"> </w:t>
      </w:r>
    </w:p>
    <w:p w:rsidR="00575EC2" w:rsidRDefault="00180692" w:rsidP="00F67B54">
      <w:pPr>
        <w:numPr>
          <w:ilvl w:val="0"/>
          <w:numId w:val="1"/>
          <w:numberingChange w:id="3" w:author="Lucy Fortson" w:date="2017-07-19T15:57:00Z" w:original="●"/>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This is probably because classifications were so much faster on the yes/no surveys, especially on the swipe app available on mobile phones.</w:t>
      </w:r>
    </w:p>
    <w:p w:rsidR="0036496B" w:rsidRDefault="008E3A8C" w:rsidP="00F67B54">
      <w:pPr>
        <w:numPr>
          <w:ilvl w:val="0"/>
          <w:numId w:val="1"/>
          <w:numberingChange w:id="4" w:author="Lucy Fortson" w:date="2017-07-19T15:57:00Z" w:original="●"/>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References – people like simple tasks!</w:t>
      </w:r>
    </w:p>
    <w:p w:rsidR="00575EC2" w:rsidRPr="0036496B" w:rsidRDefault="00180692" w:rsidP="0036496B">
      <w:pPr>
        <w:numPr>
          <w:ilvl w:val="1"/>
          <w:numId w:val="1"/>
          <w:numberingChange w:id="5" w:author="Lucy Fortson" w:date="2017-07-19T15:57:00Z" w:original="○"/>
        </w:numPr>
        <w:ind w:hanging="360"/>
        <w:contextualSpacing/>
        <w:rPr>
          <w:rFonts w:ascii="Times New Roman" w:eastAsia="Times New Roman" w:hAnsi="Times New Roman" w:cs="Times New Roman"/>
          <w:sz w:val="22"/>
          <w:szCs w:val="22"/>
        </w:rPr>
      </w:pPr>
      <w:r w:rsidRPr="0036496B">
        <w:rPr>
          <w:rFonts w:ascii="Times New Roman" w:eastAsia="Times New Roman" w:hAnsi="Times New Roman" w:cs="Times New Roman"/>
          <w:sz w:val="22"/>
          <w:szCs w:val="22"/>
        </w:rPr>
        <w:t>Blanks experiment on SS suggests users stay longer &amp; contribute more classifications when they are easier</w:t>
      </w:r>
      <w:r w:rsidR="008E3A8C" w:rsidRPr="0036496B">
        <w:rPr>
          <w:rFonts w:ascii="Times New Roman" w:eastAsia="Times New Roman" w:hAnsi="Times New Roman" w:cs="Times New Roman"/>
          <w:sz w:val="22"/>
          <w:szCs w:val="22"/>
        </w:rPr>
        <w:t>.</w:t>
      </w:r>
    </w:p>
    <w:p w:rsidR="00575EC2" w:rsidRDefault="00575EC2">
      <w:pPr>
        <w:rPr>
          <w:rFonts w:ascii="Times New Roman" w:eastAsia="Times New Roman" w:hAnsi="Times New Roman" w:cs="Times New Roman"/>
          <w:sz w:val="22"/>
          <w:szCs w:val="22"/>
        </w:rPr>
      </w:pPr>
    </w:p>
    <w:p w:rsidR="00575EC2" w:rsidRDefault="00180692">
      <w:pPr>
        <w:numPr>
          <w:ilvl w:val="0"/>
          <w:numId w:val="3"/>
          <w:numberingChange w:id="6" w:author="Lucy Fortson" w:date="2017-07-19T15:57:00Z" w:original="●"/>
        </w:numPr>
        <w:ind w:hanging="360"/>
        <w:contextualSpacing/>
      </w:pPr>
      <w:r>
        <w:rPr>
          <w:rFonts w:ascii="Times New Roman" w:eastAsia="Times New Roman" w:hAnsi="Times New Roman" w:cs="Times New Roman"/>
          <w:sz w:val="22"/>
          <w:szCs w:val="22"/>
        </w:rPr>
        <w:t>Collaborative filtering does appear to engage volunteers differently than the survey task – the volunteer contribution was more unequal, regardless of whether volunteers had previously classified on SAS or not.</w:t>
      </w:r>
    </w:p>
    <w:p w:rsidR="008E3A8C" w:rsidRPr="008E3A8C" w:rsidRDefault="00180692" w:rsidP="008E3A8C">
      <w:pPr>
        <w:numPr>
          <w:ilvl w:val="1"/>
          <w:numId w:val="3"/>
          <w:numberingChange w:id="7" w:author="Lucy Fortson" w:date="2017-07-19T15:57:00Z" w:original="○"/>
        </w:numPr>
        <w:ind w:hanging="360"/>
        <w:contextualSpacing/>
      </w:pPr>
      <w:r>
        <w:rPr>
          <w:rFonts w:ascii="Times New Roman" w:eastAsia="Times New Roman" w:hAnsi="Times New Roman" w:cs="Times New Roman"/>
          <w:sz w:val="22"/>
          <w:szCs w:val="22"/>
        </w:rPr>
        <w:t>However</w:t>
      </w:r>
      <w:r w:rsidR="008E3A8C">
        <w:rPr>
          <w:rFonts w:ascii="Times New Roman" w:eastAsia="Times New Roman" w:hAnsi="Times New Roman" w:cs="Times New Roman"/>
          <w:sz w:val="22"/>
          <w:szCs w:val="22"/>
        </w:rPr>
        <w:t xml:space="preserve">, skew in and of itself is not necessarily a negative. </w:t>
      </w:r>
      <w:r w:rsidRPr="008E3A8C">
        <w:rPr>
          <w:rFonts w:ascii="Times New Roman" w:eastAsia="Times New Roman" w:hAnsi="Times New Roman" w:cs="Times New Roman"/>
          <w:sz w:val="22"/>
          <w:szCs w:val="22"/>
        </w:rPr>
        <w:t xml:space="preserve">The collaborative filtering contributions are well within the range of other successful </w:t>
      </w:r>
      <w:proofErr w:type="spellStart"/>
      <w:r w:rsidRPr="008E3A8C">
        <w:rPr>
          <w:rFonts w:ascii="Times New Roman" w:eastAsia="Times New Roman" w:hAnsi="Times New Roman" w:cs="Times New Roman"/>
          <w:sz w:val="22"/>
          <w:szCs w:val="22"/>
        </w:rPr>
        <w:t>Zooniverse</w:t>
      </w:r>
      <w:proofErr w:type="spellEnd"/>
      <w:r w:rsidRPr="008E3A8C">
        <w:rPr>
          <w:rFonts w:ascii="Times New Roman" w:eastAsia="Times New Roman" w:hAnsi="Times New Roman" w:cs="Times New Roman"/>
          <w:sz w:val="22"/>
          <w:szCs w:val="22"/>
        </w:rPr>
        <w:t xml:space="preserve"> projects (~ 0.7 - 0.9, as</w:t>
      </w:r>
      <w:r w:rsidR="00CC6FE2" w:rsidRPr="008E3A8C">
        <w:rPr>
          <w:rFonts w:ascii="Times New Roman" w:eastAsia="Times New Roman" w:hAnsi="Times New Roman" w:cs="Times New Roman"/>
          <w:sz w:val="22"/>
          <w:szCs w:val="22"/>
        </w:rPr>
        <w:t xml:space="preserve"> per Cox et al. &amp; presumably </w:t>
      </w:r>
      <w:proofErr w:type="spellStart"/>
      <w:r w:rsidR="00CC6FE2" w:rsidRPr="008E3A8C">
        <w:rPr>
          <w:rFonts w:ascii="Times New Roman" w:eastAsia="Times New Roman" w:hAnsi="Times New Roman" w:cs="Times New Roman"/>
          <w:sz w:val="22"/>
          <w:szCs w:val="22"/>
        </w:rPr>
        <w:t>Sp</w:t>
      </w:r>
      <w:r w:rsidRPr="008E3A8C">
        <w:rPr>
          <w:rFonts w:ascii="Times New Roman" w:eastAsia="Times New Roman" w:hAnsi="Times New Roman" w:cs="Times New Roman"/>
          <w:sz w:val="22"/>
          <w:szCs w:val="22"/>
        </w:rPr>
        <w:t>iers</w:t>
      </w:r>
      <w:proofErr w:type="spellEnd"/>
      <w:r w:rsidRPr="008E3A8C">
        <w:rPr>
          <w:rFonts w:ascii="Times New Roman" w:eastAsia="Times New Roman" w:hAnsi="Times New Roman" w:cs="Times New Roman"/>
          <w:sz w:val="22"/>
          <w:szCs w:val="22"/>
        </w:rPr>
        <w:t xml:space="preserve"> et al)</w:t>
      </w:r>
      <w:r w:rsidR="008E3A8C">
        <w:rPr>
          <w:rFonts w:ascii="Times New Roman" w:eastAsia="Times New Roman" w:hAnsi="Times New Roman" w:cs="Times New Roman"/>
          <w:sz w:val="22"/>
          <w:szCs w:val="22"/>
        </w:rPr>
        <w:t xml:space="preserve">. </w:t>
      </w:r>
    </w:p>
    <w:p w:rsidR="00575EC2" w:rsidRPr="008E3A8C" w:rsidRDefault="008E3A8C" w:rsidP="008E3A8C">
      <w:pPr>
        <w:numPr>
          <w:ilvl w:val="1"/>
          <w:numId w:val="3"/>
          <w:numberingChange w:id="8" w:author="Lucy Fortson" w:date="2017-07-19T15:57:00Z" w:original="○"/>
        </w:numPr>
        <w:ind w:hanging="360"/>
        <w:contextualSpacing/>
      </w:pPr>
      <w:r>
        <w:rPr>
          <w:rFonts w:ascii="Times New Roman" w:eastAsia="Times New Roman" w:hAnsi="Times New Roman" w:cs="Times New Roman"/>
          <w:sz w:val="22"/>
          <w:szCs w:val="22"/>
        </w:rPr>
        <w:t>Excessively low Gini coefficients could actually reflect poor retention</w:t>
      </w:r>
    </w:p>
    <w:p w:rsidR="00AA5A5A" w:rsidRPr="00AA5A5A" w:rsidRDefault="008E3A8C" w:rsidP="00AA5A5A">
      <w:pPr>
        <w:numPr>
          <w:ilvl w:val="1"/>
          <w:numId w:val="3"/>
          <w:numberingChange w:id="9" w:author="Lucy Fortson" w:date="2017-07-19T15:57:00Z" w:original="○"/>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Also, the inequality is driven more by an increase in super</w:t>
      </w:r>
      <w:r w:rsidR="0036496B">
        <w:rPr>
          <w:rFonts w:ascii="Times New Roman" w:eastAsia="Times New Roman" w:hAnsi="Times New Roman" w:cs="Times New Roman"/>
          <w:sz w:val="22"/>
          <w:szCs w:val="22"/>
        </w:rPr>
        <w:t>-</w:t>
      </w:r>
      <w:r>
        <w:rPr>
          <w:rFonts w:ascii="Times New Roman" w:eastAsia="Times New Roman" w:hAnsi="Times New Roman" w:cs="Times New Roman"/>
          <w:sz w:val="22"/>
          <w:szCs w:val="22"/>
        </w:rPr>
        <w:t>users than an increase in visitors.</w:t>
      </w:r>
      <w:r w:rsidR="00AA5A5A">
        <w:rPr>
          <w:rFonts w:ascii="Times New Roman" w:eastAsia="Times New Roman" w:hAnsi="Times New Roman" w:cs="Times New Roman"/>
          <w:sz w:val="22"/>
          <w:szCs w:val="22"/>
        </w:rPr>
        <w:t xml:space="preserve"> </w:t>
      </w:r>
      <w:r w:rsidR="0036496B">
        <w:rPr>
          <w:rFonts w:ascii="Times New Roman" w:eastAsia="Times New Roman" w:hAnsi="Times New Roman" w:cs="Times New Roman"/>
          <w:sz w:val="22"/>
          <w:szCs w:val="22"/>
        </w:rPr>
        <w:t>In general, increasing the amount of time that volunteers participate on projects leads to good things, like…?</w:t>
      </w:r>
    </w:p>
    <w:p w:rsidR="00666C94" w:rsidRDefault="00666C94" w:rsidP="00666C94">
      <w:pPr>
        <w:contextualSpacing/>
        <w:rPr>
          <w:rFonts w:ascii="Times New Roman" w:eastAsia="Times New Roman" w:hAnsi="Times New Roman" w:cs="Times New Roman"/>
          <w:sz w:val="22"/>
          <w:szCs w:val="22"/>
        </w:rPr>
      </w:pPr>
    </w:p>
    <w:p w:rsidR="00666C94" w:rsidRDefault="00666C94" w:rsidP="00666C94">
      <w:pPr>
        <w:contextualSpacing/>
        <w:rPr>
          <w:rFonts w:ascii="Times New Roman" w:eastAsia="Times New Roman" w:hAnsi="Times New Roman" w:cs="Times New Roman"/>
          <w:sz w:val="22"/>
          <w:szCs w:val="22"/>
        </w:rPr>
      </w:pPr>
    </w:p>
    <w:p w:rsidR="00BA6775" w:rsidRDefault="00BA6775" w:rsidP="00BA6775">
      <w:pPr>
        <w:pStyle w:val="ListParagraph"/>
        <w:numPr>
          <w:ilvl w:val="0"/>
          <w:numId w:val="6"/>
          <w:numberingChange w:id="10" w:author="Lucy Fortson" w:date="2017-07-19T15:57:00Z" w:original=""/>
        </w:numPr>
        <w:rPr>
          <w:rFonts w:ascii="Times New Roman" w:eastAsia="Times New Roman" w:hAnsi="Times New Roman" w:cs="Times New Roman"/>
          <w:sz w:val="22"/>
          <w:szCs w:val="22"/>
        </w:rPr>
      </w:pPr>
      <w:r w:rsidRPr="00BA6775">
        <w:rPr>
          <w:rFonts w:ascii="Times New Roman" w:eastAsia="Times New Roman" w:hAnsi="Times New Roman" w:cs="Times New Roman"/>
          <w:sz w:val="22"/>
          <w:szCs w:val="22"/>
        </w:rPr>
        <w:t>E</w:t>
      </w:r>
      <w:r w:rsidR="00180692" w:rsidRPr="00BA6775">
        <w:rPr>
          <w:rFonts w:ascii="Times New Roman" w:eastAsia="Times New Roman" w:hAnsi="Times New Roman" w:cs="Times New Roman"/>
          <w:sz w:val="22"/>
          <w:szCs w:val="22"/>
        </w:rPr>
        <w:t xml:space="preserve">ngagement on </w:t>
      </w:r>
      <w:r w:rsidR="00180692" w:rsidRPr="00BA6775">
        <w:rPr>
          <w:rFonts w:ascii="Times New Roman" w:eastAsia="Times New Roman" w:hAnsi="Times New Roman" w:cs="Times New Roman"/>
          <w:i/>
          <w:sz w:val="22"/>
          <w:szCs w:val="22"/>
        </w:rPr>
        <w:t>Talk</w:t>
      </w:r>
      <w:r w:rsidR="00180692" w:rsidRPr="00BA6775">
        <w:rPr>
          <w:rFonts w:ascii="Times New Roman" w:eastAsia="Times New Roman" w:hAnsi="Times New Roman" w:cs="Times New Roman"/>
          <w:sz w:val="22"/>
          <w:szCs w:val="22"/>
        </w:rPr>
        <w:t xml:space="preserve"> is similar across workflows, suggesting that this might not necessarily be a negative impact. While the percentage of users from each workflow who comment is similar, the users on the survey task only comment more frequently on the discussion forums than those who only classify on the yes/no tasks. However, these numbers are dwarfed by the engagement from users who contribute to both workflows. </w:t>
      </w:r>
    </w:p>
    <w:p w:rsidR="00575EC2" w:rsidRDefault="00BA6775" w:rsidP="00BA6775">
      <w:pPr>
        <w:pStyle w:val="ListParagraph"/>
        <w:numPr>
          <w:ilvl w:val="1"/>
          <w:numId w:val="6"/>
          <w:numberingChange w:id="11" w:author="Lucy Fortson" w:date="2017-07-19T15:57:00Z" w:original="o"/>
        </w:numPr>
        <w:rPr>
          <w:rFonts w:ascii="Times New Roman" w:eastAsia="Times New Roman" w:hAnsi="Times New Roman" w:cs="Times New Roman"/>
          <w:sz w:val="22"/>
          <w:szCs w:val="22"/>
        </w:rPr>
      </w:pPr>
      <w:r>
        <w:rPr>
          <w:rFonts w:ascii="Times New Roman" w:eastAsia="Times New Roman" w:hAnsi="Times New Roman" w:cs="Times New Roman"/>
          <w:sz w:val="22"/>
          <w:szCs w:val="22"/>
        </w:rPr>
        <w:t>Perhaps</w:t>
      </w:r>
      <w:r w:rsidR="00180692" w:rsidRPr="00BA6775">
        <w:rPr>
          <w:rFonts w:ascii="Times New Roman" w:eastAsia="Times New Roman" w:hAnsi="Times New Roman" w:cs="Times New Roman"/>
          <w:sz w:val="22"/>
          <w:szCs w:val="22"/>
        </w:rPr>
        <w:t xml:space="preserve"> difference in engagement reflects something about the interest of the volunteer or a limitation of the device on which they are classifying, instead of whether the task itself encourages engagement.</w:t>
      </w:r>
    </w:p>
    <w:p w:rsidR="00BA6775" w:rsidRPr="00BA6775" w:rsidRDefault="00BA6775" w:rsidP="00BA6775">
      <w:pPr>
        <w:rPr>
          <w:rFonts w:ascii="Times New Roman" w:eastAsia="Times New Roman" w:hAnsi="Times New Roman" w:cs="Times New Roman"/>
          <w:sz w:val="22"/>
          <w:szCs w:val="22"/>
        </w:rPr>
      </w:pPr>
    </w:p>
    <w:p w:rsidR="00BA6775" w:rsidRDefault="00BA6775" w:rsidP="00BA6775">
      <w:pPr>
        <w:pStyle w:val="ListParagraph"/>
        <w:numPr>
          <w:ilvl w:val="0"/>
          <w:numId w:val="6"/>
          <w:numberingChange w:id="12" w:author="Lucy Fortson" w:date="2017-07-19T15:57:00Z" w:original=""/>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Collaborative filtering shows promise for leveraging mobile technology and machine learning</w:t>
      </w:r>
    </w:p>
    <w:p w:rsidR="00BA6775" w:rsidRPr="00BA6775" w:rsidRDefault="00BA6775" w:rsidP="00BA6775">
      <w:pPr>
        <w:pStyle w:val="ListParagraph"/>
        <w:numPr>
          <w:ilvl w:val="1"/>
          <w:numId w:val="6"/>
          <w:numberingChange w:id="13" w:author="Lucy Fortson" w:date="2017-07-19T15:57:00Z" w:original="o"/>
        </w:numPr>
        <w:rPr>
          <w:rFonts w:ascii="Times New Roman" w:eastAsia="Times New Roman" w:hAnsi="Times New Roman" w:cs="Times New Roman"/>
          <w:sz w:val="22"/>
          <w:szCs w:val="22"/>
        </w:rPr>
      </w:pPr>
      <w:r w:rsidRPr="00BA6775">
        <w:rPr>
          <w:rFonts w:ascii="Times New Roman" w:eastAsia="Times New Roman" w:hAnsi="Times New Roman" w:cs="Times New Roman"/>
          <w:sz w:val="22"/>
          <w:szCs w:val="22"/>
        </w:rPr>
        <w:t>Mobile is a viable route for classifications: Classifications on the yes/no workflows are much faster on mobile. Also, despite no announcement of Snapshots at Sea’s recent availability on mobile phones, mobile classifications make up ~20% of all classifications contributed and &gt; 30% of yes/no classifications, suggesting that mobile is a viable and largely unexplored route for contribution.</w:t>
      </w:r>
    </w:p>
    <w:p w:rsidR="00BA6775" w:rsidRDefault="00BA6775" w:rsidP="00BA6775">
      <w:pPr>
        <w:numPr>
          <w:ilvl w:val="1"/>
          <w:numId w:val="1"/>
          <w:numberingChange w:id="14" w:author="Lucy Fortson" w:date="2017-07-19T15:57:00Z" w:original="○"/>
        </w:numPr>
        <w:ind w:hanging="360"/>
        <w:contextualSpacing/>
        <w:rPr>
          <w:rFonts w:ascii="Times New Roman" w:eastAsia="Times New Roman" w:hAnsi="Times New Roman" w:cs="Times New Roman"/>
        </w:rPr>
      </w:pPr>
      <w:r>
        <w:rPr>
          <w:rFonts w:ascii="Times New Roman" w:eastAsia="Times New Roman" w:hAnsi="Times New Roman" w:cs="Times New Roman"/>
          <w:sz w:val="22"/>
          <w:szCs w:val="22"/>
        </w:rPr>
        <w:t xml:space="preserve">Need something about machine learning – </w:t>
      </w:r>
      <w:proofErr w:type="spellStart"/>
      <w:r>
        <w:rPr>
          <w:rFonts w:ascii="Times New Roman" w:eastAsia="Times New Roman" w:hAnsi="Times New Roman" w:cs="Times New Roman"/>
          <w:sz w:val="22"/>
          <w:szCs w:val="22"/>
        </w:rPr>
        <w:t>ummm</w:t>
      </w:r>
      <w:proofErr w:type="spellEnd"/>
      <w:r>
        <w:rPr>
          <w:rFonts w:ascii="Times New Roman" w:eastAsia="Times New Roman" w:hAnsi="Times New Roman" w:cs="Times New Roman"/>
          <w:sz w:val="22"/>
          <w:szCs w:val="22"/>
        </w:rPr>
        <w:t>, are there actual existing techniques that could be applied here?</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Take-home message: </w:t>
      </w:r>
    </w:p>
    <w:p w:rsidR="00575EC2" w:rsidRDefault="00180692">
      <w:pPr>
        <w:numPr>
          <w:ilvl w:val="0"/>
          <w:numId w:val="3"/>
          <w:numberingChange w:id="15" w:author="Lucy Fortson" w:date="2017-07-19T15:57:00Z" w:original="●"/>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Limitations: Snapshots at Sea is a relatively simple survey question, and the collaborative filtering approach only requires 4 distinct binary questions to achieve the same level of information as a survey question. Thus, a collaborative filtering approach may not be all that inefficient. In contrast, trying to use collaborative filtering to identify all 60 species from Snapshot Serengeti would require significantly more questions. </w:t>
      </w:r>
    </w:p>
    <w:p w:rsidR="00575EC2" w:rsidRDefault="00180692">
      <w:pPr>
        <w:numPr>
          <w:ilvl w:val="0"/>
          <w:numId w:val="3"/>
          <w:numberingChange w:id="16" w:author="Lucy Fortson" w:date="2017-07-19T15:57:00Z" w:original="●"/>
        </w:numPr>
        <w:ind w:hanging="360"/>
        <w:contextualSpacing/>
      </w:pPr>
      <w:r>
        <w:rPr>
          <w:rFonts w:ascii="Times New Roman" w:eastAsia="Times New Roman" w:hAnsi="Times New Roman" w:cs="Times New Roman"/>
          <w:sz w:val="22"/>
          <w:szCs w:val="22"/>
        </w:rPr>
        <w:t>Applications: Perhaps as a filtering step in an otherwise fully complex survey task, say, filtering out empty images or those with the most common animals (e.g. filtering out wildebeest and blanks in SS would reduce the dataset by 80%). Allowing users to engage in multiple routes to classification would provide opportunities to engage with the images at different levels, according to the volunteer’s desires.</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sz w:val="22"/>
          <w:szCs w:val="22"/>
        </w:rPr>
      </w:pPr>
    </w:p>
    <w:p w:rsidR="003652E6" w:rsidRDefault="00180692" w:rsidP="003652E6">
      <w:pPr>
        <w:rPr>
          <w:rFonts w:ascii="Times New Roman" w:eastAsia="Times New Roman" w:hAnsi="Times New Roman" w:cs="Times New Roman"/>
          <w:sz w:val="22"/>
          <w:szCs w:val="22"/>
        </w:rPr>
      </w:pPr>
      <w:r>
        <w:br w:type="page"/>
      </w:r>
      <w:r>
        <w:rPr>
          <w:rFonts w:ascii="Times New Roman" w:eastAsia="Times New Roman" w:hAnsi="Times New Roman" w:cs="Times New Roman"/>
          <w:sz w:val="22"/>
          <w:szCs w:val="22"/>
        </w:rPr>
        <w:t>For example, Supernova Hunters posts new data every day at 2pm and announces when the data are available. [Volunteers complete a new dataset within X minutes, meaning that only a small percentage of would-be contributors ever have the opportunity to participate, and driving the demographics to overwhelmingly older white male volunteers.]??</w:t>
      </w:r>
    </w:p>
    <w:p w:rsidR="003652E6" w:rsidRDefault="003652E6" w:rsidP="003652E6">
      <w:pPr>
        <w:rPr>
          <w:rFonts w:ascii="Times New Roman" w:eastAsia="Times New Roman" w:hAnsi="Times New Roman" w:cs="Times New Roman"/>
          <w:sz w:val="22"/>
          <w:szCs w:val="22"/>
        </w:rPr>
      </w:pPr>
    </w:p>
    <w:p w:rsidR="00575EC2" w:rsidRDefault="00180692" w:rsidP="003652E6">
      <w:pPr>
        <w:rPr>
          <w:rFonts w:ascii="Times New Roman" w:eastAsia="Times New Roman" w:hAnsi="Times New Roman" w:cs="Times New Roman"/>
          <w:sz w:val="22"/>
          <w:szCs w:val="22"/>
        </w:rPr>
      </w:pPr>
      <w:r>
        <w:rPr>
          <w:rFonts w:ascii="Times New Roman" w:eastAsia="Times New Roman" w:hAnsi="Times New Roman" w:cs="Times New Roman"/>
          <w:sz w:val="22"/>
          <w:szCs w:val="22"/>
        </w:rPr>
        <w:t>Any broader citations that might cause us to expect a change in community?</w:t>
      </w:r>
    </w:p>
    <w:p w:rsidR="00575EC2" w:rsidRDefault="00180692">
      <w:pPr>
        <w:rPr>
          <w:rFonts w:ascii="Times New Roman" w:eastAsia="Times New Roman" w:hAnsi="Times New Roman" w:cs="Times New Roman"/>
          <w:sz w:val="22"/>
          <w:szCs w:val="22"/>
        </w:rPr>
      </w:pPr>
      <w:r>
        <w:rPr>
          <w:rFonts w:ascii="Arial" w:eastAsia="Arial" w:hAnsi="Arial" w:cs="Arial"/>
          <w:sz w:val="22"/>
          <w:szCs w:val="22"/>
        </w:rPr>
        <w:t>-</w:t>
      </w:r>
      <w:r>
        <w:rPr>
          <w:rFonts w:ascii="Times New Roman" w:eastAsia="Times New Roman" w:hAnsi="Times New Roman" w:cs="Times New Roman"/>
          <w:sz w:val="14"/>
          <w:szCs w:val="14"/>
        </w:rPr>
        <w:t xml:space="preserve">   </w:t>
      </w:r>
    </w:p>
    <w:p w:rsidR="00575EC2" w:rsidRDefault="00575EC2">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b/>
          <w:sz w:val="22"/>
          <w:szCs w:val="22"/>
          <w:u w:val="single"/>
        </w:rPr>
      </w:pPr>
    </w:p>
    <w:p w:rsidR="00007A67" w:rsidRDefault="00007A67">
      <w:pPr>
        <w:rPr>
          <w:rFonts w:ascii="Times New Roman" w:eastAsia="Times New Roman" w:hAnsi="Times New Roman" w:cs="Times New Roman"/>
          <w:b/>
          <w:sz w:val="22"/>
          <w:szCs w:val="22"/>
          <w:u w:val="single"/>
        </w:rPr>
      </w:pPr>
    </w:p>
    <w:p w:rsidR="000858E4" w:rsidRDefault="000858E4">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07A67" w:rsidRPr="00007A67" w:rsidRDefault="00007A67" w:rsidP="00007A67">
      <w:pPr>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t>Tables and Figures</w:t>
      </w:r>
    </w:p>
    <w:p w:rsidR="00007A67" w:rsidRDefault="00007A67" w:rsidP="00007A67">
      <w:pPr>
        <w:rPr>
          <w:rFonts w:ascii="Times New Roman" w:eastAsia="Times New Roman" w:hAnsi="Times New Roman" w:cs="Times New Roman"/>
          <w:b/>
          <w:sz w:val="22"/>
          <w:szCs w:val="22"/>
        </w:rPr>
      </w:pPr>
    </w:p>
    <w:p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projects through time. Each point and vertical gray line reflect the launch of a new project. </w:t>
      </w:r>
      <w:commentRangeStart w:id="17"/>
      <w:r w:rsidR="007274EF">
        <w:rPr>
          <w:rFonts w:ascii="Times New Roman" w:eastAsia="Times New Roman" w:hAnsi="Times New Roman" w:cs="Times New Roman"/>
          <w:sz w:val="22"/>
          <w:szCs w:val="22"/>
        </w:rPr>
        <w:t xml:space="preserve">Blue line denotes </w:t>
      </w:r>
      <w:commentRangeEnd w:id="17"/>
      <w:r w:rsidR="00F85BB7">
        <w:rPr>
          <w:rStyle w:val="CommentReference"/>
          <w:vanish/>
        </w:rPr>
        <w:commentReference w:id="17"/>
      </w:r>
      <w:r w:rsidR="007274EF">
        <w:rPr>
          <w:rFonts w:ascii="Times New Roman" w:eastAsia="Times New Roman" w:hAnsi="Times New Roman" w:cs="Times New Roman"/>
          <w:sz w:val="22"/>
          <w:szCs w:val="22"/>
        </w:rPr>
        <w:t xml:space="preserve">the launch of the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 builder platform, which enables research teams to build their own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 without custom web development.</w:t>
      </w:r>
    </w:p>
    <w:p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5727700" cy="310388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103880"/>
                    </a:xfrm>
                    <a:prstGeom prst="rect">
                      <a:avLst/>
                    </a:prstGeom>
                  </pic:spPr>
                </pic:pic>
              </a:graphicData>
            </a:graphic>
          </wp:inline>
        </w:drawing>
      </w:r>
    </w:p>
    <w:p w:rsidR="00007A67" w:rsidRDefault="00007A67" w:rsidP="00007A67">
      <w:pPr>
        <w:rPr>
          <w:rFonts w:ascii="Times New Roman" w:eastAsia="Times New Roman" w:hAnsi="Times New Roman" w:cs="Times New Roman"/>
          <w:sz w:val="22"/>
          <w:szCs w:val="22"/>
        </w:rPr>
      </w:pPr>
    </w:p>
    <w:p w:rsidR="00A24EAD" w:rsidRDefault="00A24EAD" w:rsidP="00007A67">
      <w:pPr>
        <w:rPr>
          <w:rFonts w:ascii="Times New Roman" w:eastAsia="Times New Roman" w:hAnsi="Times New Roman" w:cs="Times New Roman"/>
          <w:sz w:val="22"/>
          <w:szCs w:val="22"/>
        </w:rPr>
      </w:pPr>
    </w:p>
    <w:p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2:</w:t>
      </w:r>
      <w:r w:rsidR="007274EF">
        <w:rPr>
          <w:rFonts w:ascii="Times New Roman" w:eastAsia="Times New Roman" w:hAnsi="Times New Roman" w:cs="Times New Roman"/>
          <w:sz w:val="22"/>
          <w:szCs w:val="22"/>
        </w:rPr>
        <w:t xml:space="preserve"> Snapshots at Sea workflows and retirement rules.</w:t>
      </w:r>
    </w:p>
    <w:p w:rsidR="00A24EAD" w:rsidRDefault="00A24EAD" w:rsidP="00007A67">
      <w:pPr>
        <w:rPr>
          <w:rFonts w:ascii="Times New Roman" w:eastAsia="Times New Roman" w:hAnsi="Times New Roman" w:cs="Times New Roman"/>
          <w:sz w:val="22"/>
          <w:szCs w:val="22"/>
        </w:rPr>
      </w:pPr>
    </w:p>
    <w:p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4047490"/>
                    </a:xfrm>
                    <a:prstGeom prst="rect">
                      <a:avLst/>
                    </a:prstGeom>
                  </pic:spPr>
                </pic:pic>
              </a:graphicData>
            </a:graphic>
          </wp:inline>
        </w:drawing>
      </w:r>
    </w:p>
    <w:p w:rsidR="00A24EAD" w:rsidRDefault="00A24EAD" w:rsidP="00007A67">
      <w:pPr>
        <w:rPr>
          <w:rFonts w:ascii="Times New Roman" w:eastAsia="Times New Roman" w:hAnsi="Times New Roman" w:cs="Times New Roman"/>
          <w:sz w:val="22"/>
          <w:szCs w:val="22"/>
        </w:rPr>
      </w:pPr>
    </w:p>
    <w:p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de-activated on July 5.</w:t>
      </w:r>
    </w:p>
    <w:p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eastAsia="en-US"/>
        </w:rPr>
        <w:drawing>
          <wp:inline distT="0" distB="0" distL="0" distR="0">
            <wp:extent cx="5727700" cy="38182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818255"/>
                    </a:xfrm>
                    <a:prstGeom prst="rect">
                      <a:avLst/>
                    </a:prstGeom>
                  </pic:spPr>
                </pic:pic>
              </a:graphicData>
            </a:graphic>
          </wp:inline>
        </w:drawing>
      </w:r>
    </w:p>
    <w:p w:rsidR="00A24EAD" w:rsidRDefault="00A24EAD" w:rsidP="00007A67">
      <w:pPr>
        <w:rPr>
          <w:rFonts w:ascii="Times New Roman" w:eastAsia="Times New Roman" w:hAnsi="Times New Roman" w:cs="Times New Roman"/>
          <w:sz w:val="22"/>
          <w:szCs w:val="22"/>
        </w:rPr>
      </w:pPr>
    </w:p>
    <w:p w:rsidR="00A24EAD" w:rsidRDefault="00A24EAD" w:rsidP="00007A67">
      <w:pPr>
        <w:rPr>
          <w:rFonts w:ascii="Times New Roman" w:eastAsia="Times New Roman" w:hAnsi="Times New Roman" w:cs="Times New Roman"/>
          <w:sz w:val="22"/>
          <w:szCs w:val="22"/>
        </w:rPr>
      </w:pPr>
    </w:p>
    <w:p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Classification duration</w:t>
      </w:r>
      <w:ins w:id="18" w:author="Lucy Fortson" w:date="2017-07-19T16:04:00Z">
        <w:r w:rsidR="00F85BB7">
          <w:rPr>
            <w:rFonts w:ascii="Times New Roman" w:eastAsia="Times New Roman" w:hAnsi="Times New Roman" w:cs="Times New Roman"/>
            <w:sz w:val="22"/>
            <w:szCs w:val="22"/>
          </w:rPr>
          <w:t xml:space="preserve"> in </w:t>
        </w:r>
        <w:commentRangeStart w:id="19"/>
        <w:r w:rsidR="00F85BB7">
          <w:rPr>
            <w:rFonts w:ascii="Times New Roman" w:eastAsia="Times New Roman" w:hAnsi="Times New Roman" w:cs="Times New Roman"/>
            <w:sz w:val="22"/>
            <w:szCs w:val="22"/>
          </w:rPr>
          <w:t>seconds</w:t>
        </w:r>
      </w:ins>
      <w:r w:rsidR="00C71E1A">
        <w:rPr>
          <w:rFonts w:ascii="Times New Roman" w:eastAsia="Times New Roman" w:hAnsi="Times New Roman" w:cs="Times New Roman"/>
          <w:sz w:val="22"/>
          <w:szCs w:val="22"/>
        </w:rPr>
        <w:t xml:space="preserve"> </w:t>
      </w:r>
      <w:commentRangeEnd w:id="19"/>
      <w:r w:rsidR="00F85BB7">
        <w:rPr>
          <w:rStyle w:val="CommentReference"/>
          <w:vanish/>
        </w:rPr>
        <w:commentReference w:id="19"/>
      </w:r>
      <w:r w:rsidR="00C71E1A">
        <w:rPr>
          <w:rFonts w:ascii="Times New Roman" w:eastAsia="Times New Roman" w:hAnsi="Times New Roman" w:cs="Times New Roman"/>
          <w:sz w:val="22"/>
          <w:szCs w:val="22"/>
        </w:rPr>
        <w:t>(calculated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9E778C" w:rsidRDefault="009E778C"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4085771" cy="28600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092140" cy="2864498"/>
                    </a:xfrm>
                    <a:prstGeom prst="rect">
                      <a:avLst/>
                    </a:prstGeom>
                  </pic:spPr>
                </pic:pic>
              </a:graphicData>
            </a:graphic>
          </wp:inline>
        </w:drawing>
      </w:r>
    </w:p>
    <w:p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w:t>
      </w:r>
      <w:proofErr w:type="spellStart"/>
      <w:r w:rsidR="003B1F0C">
        <w:rPr>
          <w:rFonts w:ascii="Times New Roman" w:eastAsia="Times New Roman" w:hAnsi="Times New Roman" w:cs="Times New Roman"/>
          <w:sz w:val="22"/>
          <w:szCs w:val="22"/>
        </w:rPr>
        <w:t>Zooniverse</w:t>
      </w:r>
      <w:proofErr w:type="spellEnd"/>
      <w:r w:rsidR="003B1F0C">
        <w:rPr>
          <w:rFonts w:ascii="Times New Roman" w:eastAsia="Times New Roman" w:hAnsi="Times New Roman" w:cs="Times New Roman"/>
          <w:sz w:val="22"/>
          <w:szCs w:val="22"/>
        </w:rPr>
        <w:t xml:space="preserv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commentRangeStart w:id="20"/>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w:t>
      </w:r>
      <w:commentRangeEnd w:id="20"/>
      <w:r w:rsidR="00FD70A0">
        <w:rPr>
          <w:rStyle w:val="CommentReference"/>
          <w:vanish/>
        </w:rPr>
        <w:commentReference w:id="20"/>
      </w:r>
      <w:r>
        <w:rPr>
          <w:rFonts w:ascii="Times New Roman" w:eastAsia="Times New Roman" w:hAnsi="Times New Roman" w:cs="Times New Roman"/>
          <w:sz w:val="22"/>
          <w:szCs w:val="22"/>
        </w:rPr>
        <w:t xml:space="preserve">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w:t>
      </w:r>
      <w:commentRangeStart w:id="21"/>
      <w:r w:rsidR="002536F2">
        <w:rPr>
          <w:rFonts w:ascii="Times New Roman" w:eastAsia="Times New Roman" w:hAnsi="Times New Roman" w:cs="Times New Roman"/>
          <w:sz w:val="22"/>
          <w:szCs w:val="22"/>
        </w:rPr>
        <w:t xml:space="preserve">classifications </w:t>
      </w:r>
      <w:commentRangeEnd w:id="21"/>
      <w:r w:rsidR="00FD70A0">
        <w:rPr>
          <w:rStyle w:val="CommentReference"/>
          <w:vanish/>
        </w:rPr>
        <w:commentReference w:id="21"/>
      </w:r>
      <w:r w:rsidR="002536F2">
        <w:rPr>
          <w:rFonts w:ascii="Times New Roman" w:eastAsia="Times New Roman" w:hAnsi="Times New Roman" w:cs="Times New Roman"/>
          <w:sz w:val="22"/>
          <w:szCs w:val="22"/>
        </w:rPr>
        <w:t xml:space="preserve">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p>
    <w:p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2863850"/>
                    </a:xfrm>
                    <a:prstGeom prst="rect">
                      <a:avLst/>
                    </a:prstGeom>
                  </pic:spPr>
                </pic:pic>
              </a:graphicData>
            </a:graphic>
          </wp:inline>
        </w:drawing>
      </w:r>
    </w:p>
    <w:p w:rsidR="00580B26" w:rsidRDefault="00580B2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E6FF2" w:rsidRDefault="00180692"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anchor distT="0" distB="0" distL="114300" distR="114300" simplePos="0" relativeHeight="251658240" behindDoc="0" locked="0" layoutInCell="1" allowOverlap="1">
            <wp:simplePos x="0" y="0"/>
            <wp:positionH relativeFrom="column">
              <wp:posOffset>-863600</wp:posOffset>
            </wp:positionH>
            <wp:positionV relativeFrom="paragraph">
              <wp:posOffset>-111760</wp:posOffset>
            </wp:positionV>
            <wp:extent cx="7431405" cy="1016000"/>
            <wp:effectExtent l="0" t="0" r="10795" b="0"/>
            <wp:wrapThrough wrapText="bothSides">
              <wp:wrapPolygon edited="0">
                <wp:start x="0" y="0"/>
                <wp:lineTo x="0" y="21060"/>
                <wp:lineTo x="21558" y="2106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431405" cy="1016000"/>
                    </a:xfrm>
                    <a:prstGeom prst="rect">
                      <a:avLst/>
                    </a:prstGeom>
                    <a:noFill/>
                    <a:ln>
                      <a:noFill/>
                    </a:ln>
                  </pic:spPr>
                </pic:pic>
              </a:graphicData>
            </a:graphic>
          </wp:anchor>
        </w:drawing>
      </w:r>
    </w:p>
    <w:p w:rsidR="009E6FF2" w:rsidRDefault="009E6FF2" w:rsidP="00007A67">
      <w:pPr>
        <w:rPr>
          <w:rFonts w:ascii="Times New Roman" w:eastAsia="Times New Roman" w:hAnsi="Times New Roman" w:cs="Times New Roman"/>
          <w:sz w:val="22"/>
          <w:szCs w:val="22"/>
        </w:rPr>
      </w:pPr>
    </w:p>
    <w:p w:rsidR="00007A67" w:rsidRDefault="00007A67" w:rsidP="00007A67">
      <w:pPr>
        <w:rPr>
          <w:rFonts w:ascii="Times New Roman" w:eastAsia="Times New Roman" w:hAnsi="Times New Roman" w:cs="Times New Roman"/>
          <w:b/>
          <w:sz w:val="22"/>
          <w:szCs w:val="22"/>
          <w:u w:val="single"/>
        </w:rPr>
      </w:pPr>
    </w:p>
    <w:p w:rsidR="00007A67" w:rsidRDefault="00180692">
      <w:pPr>
        <w:rPr>
          <w:rFonts w:ascii="Times New Roman" w:eastAsia="Times New Roman" w:hAnsi="Times New Roman" w:cs="Times New Roman"/>
          <w:b/>
          <w:sz w:val="22"/>
          <w:szCs w:val="22"/>
          <w:u w:val="single"/>
        </w:rPr>
      </w:pPr>
      <w:commentRangeStart w:id="22"/>
      <w:r>
        <w:rPr>
          <w:rFonts w:ascii="Times New Roman" w:eastAsia="Times New Roman" w:hAnsi="Times New Roman" w:cs="Times New Roman"/>
          <w:noProof/>
          <w:sz w:val="22"/>
          <w:szCs w:val="22"/>
          <w:lang w:eastAsia="en-US"/>
        </w:rPr>
        <w:drawing>
          <wp:inline distT="0" distB="0" distL="0" distR="0">
            <wp:extent cx="5657850" cy="1066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57850" cy="1066800"/>
                    </a:xfrm>
                    <a:prstGeom prst="rect">
                      <a:avLst/>
                    </a:prstGeom>
                    <a:noFill/>
                    <a:ln>
                      <a:noFill/>
                    </a:ln>
                  </pic:spPr>
                </pic:pic>
              </a:graphicData>
            </a:graphic>
          </wp:inline>
        </w:drawing>
      </w:r>
      <w:commentRangeEnd w:id="22"/>
      <w:r w:rsidR="00640DC3">
        <w:rPr>
          <w:rStyle w:val="CommentReference"/>
          <w:vanish/>
        </w:rPr>
        <w:commentReference w:id="22"/>
      </w:r>
    </w:p>
    <w:sectPr w:rsidR="00007A67" w:rsidSect="00683750">
      <w:pgSz w:w="11900" w:h="16840"/>
      <w:pgMar w:top="1440" w:right="1440" w:bottom="1440" w:left="1440" w:header="0" w:gutter="0"/>
      <w:pgNumType w:start="1"/>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7" w:author="Lucy Fortson" w:date="2017-07-19T16:01:00Z" w:initials="LF">
    <w:p w:rsidR="00FD70A0" w:rsidRDefault="00FD70A0">
      <w:pPr>
        <w:pStyle w:val="CommentText"/>
      </w:pPr>
      <w:r>
        <w:rPr>
          <w:rStyle w:val="CommentReference"/>
        </w:rPr>
        <w:annotationRef/>
      </w:r>
      <w:r>
        <w:t xml:space="preserve">I don’t see a blue line </w:t>
      </w:r>
      <w:r>
        <w:sym w:font="Wingdings" w:char="F04C"/>
      </w:r>
    </w:p>
  </w:comment>
  <w:comment w:id="19" w:author="Lucy Fortson" w:date="2017-07-19T16:04:00Z" w:initials="LF">
    <w:p w:rsidR="00FD70A0" w:rsidRDefault="00FD70A0">
      <w:pPr>
        <w:pStyle w:val="CommentText"/>
      </w:pPr>
      <w:r>
        <w:rPr>
          <w:rStyle w:val="CommentReference"/>
        </w:rPr>
        <w:annotationRef/>
      </w:r>
      <w:r>
        <w:t>Also, should add “seconds” in parentheses on the y-axis label</w:t>
      </w:r>
    </w:p>
  </w:comment>
  <w:comment w:id="20" w:author="Lucy Fortson" w:date="2017-07-19T16:07:00Z" w:initials="LF">
    <w:p w:rsidR="00FD70A0" w:rsidRDefault="00FD70A0">
      <w:pPr>
        <w:pStyle w:val="CommentText"/>
      </w:pPr>
      <w:r>
        <w:rPr>
          <w:rStyle w:val="CommentReference"/>
        </w:rPr>
        <w:annotationRef/>
      </w:r>
      <w:r>
        <w:t>Terminology should be consistent between “existing” and “old” (probably change the plot key from old -&gt; existing)</w:t>
      </w:r>
    </w:p>
  </w:comment>
  <w:comment w:id="21" w:author="Lucy Fortson" w:date="2017-07-19T16:07:00Z" w:initials="LF">
    <w:p w:rsidR="00FD70A0" w:rsidRDefault="00FD70A0">
      <w:pPr>
        <w:pStyle w:val="CommentText"/>
      </w:pPr>
      <w:r>
        <w:rPr>
          <w:rStyle w:val="CommentReference"/>
        </w:rPr>
        <w:annotationRef/>
      </w:r>
      <w:r>
        <w:t>Fix x-axis label spacing issue</w:t>
      </w:r>
    </w:p>
  </w:comment>
  <w:comment w:id="22" w:author="Lucy Fortson" w:date="2017-07-19T16:36:00Z" w:initials="LF">
    <w:p w:rsidR="00640DC3" w:rsidRDefault="00640DC3">
      <w:pPr>
        <w:pStyle w:val="CommentText"/>
      </w:pPr>
      <w:r>
        <w:rPr>
          <w:rStyle w:val="CommentReference"/>
        </w:rPr>
        <w:annotationRef/>
      </w:r>
      <w:r>
        <w:t>First sentence need to add “s” to workflow: “both workflows”</w:t>
      </w:r>
      <w:r w:rsidR="009C4F14">
        <w:t>; table caption also cuts off, as does a few of the column headers.</w:t>
      </w:r>
    </w:p>
  </w:comment>
</w:comment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 w:name="Calibri Light">
    <w:charset w:val="00"/>
    <w:family w:val="swiss"/>
    <w:pitch w:val="variable"/>
    <w:sig w:usb0="A00002EF" w:usb1="4000207B" w:usb2="00000000" w:usb3="00000000" w:csb0="0000019F"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64E0757"/>
    <w:multiLevelType w:val="hybridMultilevel"/>
    <w:tmpl w:val="4AEA5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1"/>
  <w:displayBackgroundShape/>
  <w:proofState w:spelling="clean" w:grammar="clean"/>
  <w:trackRevisions/>
  <w:doNotTrackMoves/>
  <w:defaultTabStop w:val="720"/>
  <w:characterSpacingControl w:val="doNotCompress"/>
  <w:compat/>
  <w:rsids>
    <w:rsidRoot w:val="00575EC2"/>
    <w:rsid w:val="00007A67"/>
    <w:rsid w:val="000858E4"/>
    <w:rsid w:val="000F7036"/>
    <w:rsid w:val="001773EE"/>
    <w:rsid w:val="00180692"/>
    <w:rsid w:val="001A7E1D"/>
    <w:rsid w:val="001B3983"/>
    <w:rsid w:val="001D27BD"/>
    <w:rsid w:val="001D2AF9"/>
    <w:rsid w:val="002536F2"/>
    <w:rsid w:val="00316B12"/>
    <w:rsid w:val="00326AD7"/>
    <w:rsid w:val="0032711E"/>
    <w:rsid w:val="0036496B"/>
    <w:rsid w:val="003652E6"/>
    <w:rsid w:val="003A61C7"/>
    <w:rsid w:val="003B1F0C"/>
    <w:rsid w:val="003E59D0"/>
    <w:rsid w:val="00411DC3"/>
    <w:rsid w:val="00476FE3"/>
    <w:rsid w:val="004D7A96"/>
    <w:rsid w:val="004E73AB"/>
    <w:rsid w:val="005207D6"/>
    <w:rsid w:val="00575EC2"/>
    <w:rsid w:val="00580B26"/>
    <w:rsid w:val="005A1381"/>
    <w:rsid w:val="005B531F"/>
    <w:rsid w:val="00640DC3"/>
    <w:rsid w:val="00647E58"/>
    <w:rsid w:val="00651AD8"/>
    <w:rsid w:val="00666C94"/>
    <w:rsid w:val="00683750"/>
    <w:rsid w:val="00684909"/>
    <w:rsid w:val="00686BA8"/>
    <w:rsid w:val="00691D61"/>
    <w:rsid w:val="006C0913"/>
    <w:rsid w:val="00720326"/>
    <w:rsid w:val="007274EF"/>
    <w:rsid w:val="00816673"/>
    <w:rsid w:val="008B3EE6"/>
    <w:rsid w:val="008E3A8C"/>
    <w:rsid w:val="008F4717"/>
    <w:rsid w:val="009828EC"/>
    <w:rsid w:val="009A13A0"/>
    <w:rsid w:val="009C4F14"/>
    <w:rsid w:val="009E6FF2"/>
    <w:rsid w:val="009E778C"/>
    <w:rsid w:val="00A122A7"/>
    <w:rsid w:val="00A1636D"/>
    <w:rsid w:val="00A24EAD"/>
    <w:rsid w:val="00A81A38"/>
    <w:rsid w:val="00A82245"/>
    <w:rsid w:val="00AA40C8"/>
    <w:rsid w:val="00AA5A5A"/>
    <w:rsid w:val="00AD4674"/>
    <w:rsid w:val="00B3146B"/>
    <w:rsid w:val="00BA6775"/>
    <w:rsid w:val="00BC78A5"/>
    <w:rsid w:val="00BF5C9D"/>
    <w:rsid w:val="00C14F32"/>
    <w:rsid w:val="00C71E1A"/>
    <w:rsid w:val="00CC6FE2"/>
    <w:rsid w:val="00CD0676"/>
    <w:rsid w:val="00CE651D"/>
    <w:rsid w:val="00D1215D"/>
    <w:rsid w:val="00D446C5"/>
    <w:rsid w:val="00D847AF"/>
    <w:rsid w:val="00DF5333"/>
    <w:rsid w:val="00E15D35"/>
    <w:rsid w:val="00E61C20"/>
    <w:rsid w:val="00E83A6E"/>
    <w:rsid w:val="00EA42BF"/>
    <w:rsid w:val="00EC70F0"/>
    <w:rsid w:val="00EF4CC8"/>
    <w:rsid w:val="00F02609"/>
    <w:rsid w:val="00F06D5F"/>
    <w:rsid w:val="00F25F39"/>
    <w:rsid w:val="00F34F76"/>
    <w:rsid w:val="00F559A1"/>
    <w:rsid w:val="00F67B54"/>
    <w:rsid w:val="00F85BB7"/>
    <w:rsid w:val="00FC388D"/>
    <w:rsid w:val="00FD70A0"/>
    <w:rsid w:val="00FE0108"/>
  </w:rsids>
  <m:mathPr>
    <m:mathFont m:val="Calibri Ligh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83750"/>
  </w:style>
  <w:style w:type="paragraph" w:styleId="Heading1">
    <w:name w:val="heading 1"/>
    <w:basedOn w:val="Normal"/>
    <w:next w:val="Normal"/>
    <w:rsid w:val="00683750"/>
    <w:pPr>
      <w:keepNext/>
      <w:keepLines/>
      <w:spacing w:before="480" w:after="120"/>
      <w:contextualSpacing/>
      <w:outlineLvl w:val="0"/>
    </w:pPr>
    <w:rPr>
      <w:b/>
      <w:sz w:val="48"/>
      <w:szCs w:val="48"/>
    </w:rPr>
  </w:style>
  <w:style w:type="paragraph" w:styleId="Heading2">
    <w:name w:val="heading 2"/>
    <w:basedOn w:val="Normal"/>
    <w:next w:val="Normal"/>
    <w:rsid w:val="00683750"/>
    <w:pPr>
      <w:keepNext/>
      <w:keepLines/>
      <w:spacing w:before="360" w:after="80"/>
      <w:contextualSpacing/>
      <w:outlineLvl w:val="1"/>
    </w:pPr>
    <w:rPr>
      <w:b/>
      <w:sz w:val="36"/>
      <w:szCs w:val="36"/>
    </w:rPr>
  </w:style>
  <w:style w:type="paragraph" w:styleId="Heading3">
    <w:name w:val="heading 3"/>
    <w:basedOn w:val="Normal"/>
    <w:next w:val="Normal"/>
    <w:rsid w:val="00683750"/>
    <w:pPr>
      <w:keepNext/>
      <w:keepLines/>
      <w:spacing w:before="280" w:after="80"/>
      <w:contextualSpacing/>
      <w:outlineLvl w:val="2"/>
    </w:pPr>
    <w:rPr>
      <w:b/>
      <w:sz w:val="28"/>
      <w:szCs w:val="28"/>
    </w:rPr>
  </w:style>
  <w:style w:type="paragraph" w:styleId="Heading4">
    <w:name w:val="heading 4"/>
    <w:basedOn w:val="Normal"/>
    <w:next w:val="Normal"/>
    <w:rsid w:val="00683750"/>
    <w:pPr>
      <w:keepNext/>
      <w:keepLines/>
      <w:spacing w:before="240" w:after="40"/>
      <w:contextualSpacing/>
      <w:outlineLvl w:val="3"/>
    </w:pPr>
    <w:rPr>
      <w:b/>
    </w:rPr>
  </w:style>
  <w:style w:type="paragraph" w:styleId="Heading5">
    <w:name w:val="heading 5"/>
    <w:basedOn w:val="Normal"/>
    <w:next w:val="Normal"/>
    <w:rsid w:val="00683750"/>
    <w:pPr>
      <w:keepNext/>
      <w:keepLines/>
      <w:spacing w:before="220" w:after="40"/>
      <w:contextualSpacing/>
      <w:outlineLvl w:val="4"/>
    </w:pPr>
    <w:rPr>
      <w:b/>
      <w:sz w:val="22"/>
      <w:szCs w:val="22"/>
    </w:rPr>
  </w:style>
  <w:style w:type="paragraph" w:styleId="Heading6">
    <w:name w:val="heading 6"/>
    <w:basedOn w:val="Normal"/>
    <w:next w:val="Normal"/>
    <w:rsid w:val="00683750"/>
    <w:pPr>
      <w:keepNext/>
      <w:keepLines/>
      <w:spacing w:before="200" w:after="40"/>
      <w:contextualSpacing/>
      <w:outlineLvl w:val="5"/>
    </w:pPr>
    <w:rPr>
      <w:b/>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rsid w:val="00683750"/>
    <w:pPr>
      <w:keepNext/>
      <w:keepLines/>
      <w:spacing w:before="480" w:after="120"/>
      <w:contextualSpacing/>
    </w:pPr>
    <w:rPr>
      <w:b/>
      <w:sz w:val="72"/>
      <w:szCs w:val="72"/>
    </w:rPr>
  </w:style>
  <w:style w:type="paragraph" w:styleId="Subtitle">
    <w:name w:val="Subtitle"/>
    <w:basedOn w:val="Normal"/>
    <w:next w:val="Normal"/>
    <w:rsid w:val="00683750"/>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5.emf"/><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hyperlink" Target="http://www.snapshotsatsea.org" TargetMode="External"/><Relationship Id="rId14" Type="http://schemas.openxmlformats.org/officeDocument/2006/relationships/hyperlink" Target="http://www.github.com/aliburchard/snapsatsea" TargetMode="External"/><Relationship Id="rId15" Type="http://schemas.openxmlformats.org/officeDocument/2006/relationships/comments" Target="comments.xml"/><Relationship Id="rId16" Type="http://schemas.openxmlformats.org/officeDocument/2006/relationships/image" Target="media/image1.emf"/><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2980</Words>
  <Characters>16990</Characters>
  <Application>Microsoft Word 12.1.0</Application>
  <DocSecurity>0</DocSecurity>
  <Lines>141</Lines>
  <Paragraphs>33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20864</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Lucy Fortson</dc:creator>
  <cp:lastModifiedBy>Lucy Fortson</cp:lastModifiedBy>
  <cp:revision>5</cp:revision>
  <dcterms:created xsi:type="dcterms:W3CDTF">2017-07-19T14:55:00Z</dcterms:created>
  <dcterms:modified xsi:type="dcterms:W3CDTF">2017-07-19T15:37:00Z</dcterms:modified>
</cp:coreProperties>
</file>