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D3A06B9" w14:textId="44097949" w:rsidR="00D34828" w:rsidRDefault="001E35C1" w:rsidP="00CF3F71">
      <w:pPr>
        <w:outlineLvl w:val="0"/>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Keeping it </w:t>
      </w:r>
      <w:r w:rsidR="004A0696">
        <w:rPr>
          <w:rFonts w:ascii="Times New Roman" w:eastAsia="Times New Roman" w:hAnsi="Times New Roman" w:cs="Times New Roman"/>
          <w:b/>
          <w:sz w:val="22"/>
          <w:szCs w:val="22"/>
        </w:rPr>
        <w:t>simple:</w:t>
      </w:r>
      <w:r w:rsidR="00C91C00">
        <w:rPr>
          <w:rFonts w:ascii="Times New Roman" w:eastAsia="Times New Roman" w:hAnsi="Times New Roman" w:cs="Times New Roman"/>
          <w:b/>
          <w:sz w:val="22"/>
          <w:szCs w:val="22"/>
        </w:rPr>
        <w:t xml:space="preserve"> An experiment in online classification design</w:t>
      </w:r>
    </w:p>
    <w:p w14:paraId="062095D1" w14:textId="77777777" w:rsidR="003F238C" w:rsidRDefault="003F238C" w:rsidP="00CF3F71">
      <w:pPr>
        <w:outlineLvl w:val="0"/>
        <w:rPr>
          <w:rFonts w:ascii="Times New Roman" w:eastAsia="Times New Roman" w:hAnsi="Times New Roman" w:cs="Times New Roman"/>
          <w:b/>
          <w:sz w:val="22"/>
          <w:szCs w:val="22"/>
        </w:rPr>
      </w:pPr>
    </w:p>
    <w:p w14:paraId="2B2025A7" w14:textId="77777777" w:rsidR="00E64622" w:rsidRPr="00E64622" w:rsidRDefault="00E64622" w:rsidP="00CF3F71">
      <w:pPr>
        <w:outlineLvl w:val="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Alexandra Swanson, Helen </w:t>
      </w:r>
      <w:proofErr w:type="spellStart"/>
      <w:r>
        <w:rPr>
          <w:rFonts w:ascii="Times New Roman" w:eastAsia="Times New Roman" w:hAnsi="Times New Roman" w:cs="Times New Roman"/>
          <w:sz w:val="22"/>
          <w:szCs w:val="22"/>
        </w:rPr>
        <w:t>Spiers</w:t>
      </w:r>
      <w:proofErr w:type="spellEnd"/>
      <w:r>
        <w:rPr>
          <w:rFonts w:ascii="Times New Roman" w:eastAsia="Times New Roman" w:hAnsi="Times New Roman" w:cs="Times New Roman"/>
          <w:sz w:val="22"/>
          <w:szCs w:val="22"/>
        </w:rPr>
        <w:t>, Lucy Fortson, Ted Cheeseman, Chris Lintott</w:t>
      </w:r>
    </w:p>
    <w:p w14:paraId="0B515063" w14:textId="77777777" w:rsidR="00325CA2" w:rsidRPr="00325CA2" w:rsidRDefault="00325CA2" w:rsidP="00CF3F71">
      <w:pPr>
        <w:outlineLvl w:val="0"/>
        <w:rPr>
          <w:rFonts w:ascii="Times New Roman" w:eastAsia="Times New Roman" w:hAnsi="Times New Roman" w:cs="Times New Roman"/>
          <w:sz w:val="22"/>
          <w:szCs w:val="22"/>
          <w:u w:val="single"/>
        </w:rPr>
      </w:pPr>
    </w:p>
    <w:p w14:paraId="49859BD7" w14:textId="77777777" w:rsidR="00575EC2" w:rsidRPr="00325CA2" w:rsidRDefault="00180692" w:rsidP="00CF3F71">
      <w:pPr>
        <w:outlineLvl w:val="0"/>
        <w:rPr>
          <w:rFonts w:ascii="Times New Roman" w:eastAsia="Times New Roman" w:hAnsi="Times New Roman" w:cs="Times New Roman"/>
          <w:b/>
          <w:sz w:val="22"/>
          <w:szCs w:val="22"/>
        </w:rPr>
      </w:pPr>
      <w:r w:rsidRPr="00325CA2">
        <w:rPr>
          <w:rFonts w:ascii="Times New Roman" w:eastAsia="Times New Roman" w:hAnsi="Times New Roman" w:cs="Times New Roman"/>
          <w:b/>
          <w:sz w:val="22"/>
          <w:szCs w:val="22"/>
        </w:rPr>
        <w:t>Abstract</w:t>
      </w:r>
    </w:p>
    <w:p w14:paraId="25B85196" w14:textId="77777777" w:rsidR="00575EC2" w:rsidRDefault="00575EC2">
      <w:pPr>
        <w:rPr>
          <w:rFonts w:ascii="Times New Roman" w:eastAsia="Times New Roman" w:hAnsi="Times New Roman" w:cs="Times New Roman"/>
          <w:b/>
          <w:sz w:val="22"/>
          <w:szCs w:val="22"/>
          <w:u w:val="single"/>
        </w:rPr>
      </w:pPr>
    </w:p>
    <w:p w14:paraId="2B1EB019" w14:textId="77777777" w:rsidR="00D34828" w:rsidRDefault="00D34828" w:rsidP="003E2CD8">
      <w:pPr>
        <w:ind w:firstLine="720"/>
        <w:rPr>
          <w:rFonts w:ascii="Times New Roman" w:eastAsia="Times New Roman" w:hAnsi="Times New Roman" w:cs="Times New Roman"/>
          <w:b/>
          <w:sz w:val="22"/>
          <w:szCs w:val="22"/>
          <w:u w:val="single"/>
        </w:rPr>
      </w:pPr>
    </w:p>
    <w:p w14:paraId="033B89CD" w14:textId="3D287482" w:rsidR="008A16D0" w:rsidRDefault="008A16D0" w:rsidP="008A16D0">
      <w:pPr>
        <w:rPr>
          <w:rFonts w:ascii="Times New Roman" w:eastAsia="Times New Roman" w:hAnsi="Times New Roman" w:cs="Times New Roman"/>
          <w:sz w:val="22"/>
          <w:szCs w:val="22"/>
        </w:rPr>
      </w:pPr>
      <w:r>
        <w:rPr>
          <w:rFonts w:ascii="Times New Roman" w:eastAsia="Times New Roman" w:hAnsi="Times New Roman" w:cs="Times New Roman"/>
          <w:sz w:val="22"/>
          <w:szCs w:val="22"/>
        </w:rPr>
        <w:t>Volunteers completed the Yes/No workflow in half of the time it took to complete the Survey workflow, with no cost to accuracy or volunteer engagement, as measured by classification rates or participation in the discussion forum.</w:t>
      </w:r>
    </w:p>
    <w:p w14:paraId="62D2698F" w14:textId="77777777" w:rsidR="008A16D0" w:rsidRDefault="008A16D0" w:rsidP="008A16D0">
      <w:pPr>
        <w:rPr>
          <w:rFonts w:ascii="Times New Roman" w:eastAsia="Times New Roman" w:hAnsi="Times New Roman" w:cs="Times New Roman"/>
          <w:b/>
          <w:sz w:val="22"/>
          <w:szCs w:val="22"/>
          <w:u w:val="single"/>
        </w:rPr>
      </w:pPr>
    </w:p>
    <w:p w14:paraId="23299005" w14:textId="77777777" w:rsidR="008A16D0" w:rsidRDefault="008A16D0" w:rsidP="00CF3F71">
      <w:pPr>
        <w:outlineLvl w:val="0"/>
        <w:rPr>
          <w:rFonts w:ascii="Times New Roman" w:eastAsia="Times New Roman" w:hAnsi="Times New Roman" w:cs="Times New Roman"/>
          <w:b/>
          <w:sz w:val="22"/>
          <w:szCs w:val="22"/>
        </w:rPr>
      </w:pPr>
    </w:p>
    <w:p w14:paraId="5356894B" w14:textId="77777777" w:rsidR="00575EC2" w:rsidRPr="00325CA2" w:rsidRDefault="00180692" w:rsidP="00CF3F71">
      <w:pPr>
        <w:outlineLvl w:val="0"/>
        <w:rPr>
          <w:rFonts w:ascii="Times New Roman" w:eastAsia="Times New Roman" w:hAnsi="Times New Roman" w:cs="Times New Roman"/>
          <w:b/>
          <w:sz w:val="22"/>
          <w:szCs w:val="22"/>
        </w:rPr>
      </w:pPr>
      <w:r w:rsidRPr="00325CA2">
        <w:rPr>
          <w:rFonts w:ascii="Times New Roman" w:eastAsia="Times New Roman" w:hAnsi="Times New Roman" w:cs="Times New Roman"/>
          <w:b/>
          <w:sz w:val="22"/>
          <w:szCs w:val="22"/>
        </w:rPr>
        <w:t>Introduction</w:t>
      </w:r>
    </w:p>
    <w:p w14:paraId="39DDF6C3" w14:textId="77777777" w:rsidR="00575EC2" w:rsidRDefault="00180692">
      <w:pPr>
        <w:rPr>
          <w:rFonts w:ascii="Times New Roman" w:eastAsia="Times New Roman" w:hAnsi="Times New Roman" w:cs="Times New Roman"/>
          <w:b/>
          <w:sz w:val="22"/>
          <w:szCs w:val="22"/>
          <w:u w:val="single"/>
        </w:rPr>
      </w:pPr>
      <w:r>
        <w:rPr>
          <w:rFonts w:ascii="Times New Roman" w:eastAsia="Times New Roman" w:hAnsi="Times New Roman" w:cs="Times New Roman"/>
          <w:b/>
          <w:sz w:val="22"/>
          <w:szCs w:val="22"/>
          <w:u w:val="single"/>
        </w:rPr>
        <w:t xml:space="preserve"> </w:t>
      </w:r>
    </w:p>
    <w:p w14:paraId="13505BA1" w14:textId="5524D41D" w:rsidR="00575EC2" w:rsidRPr="00DE5826"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The Zooniverse is an online citizen science platform that engages volunteers by asking for help in the interpretation of large-scale datasets. At</w:t>
      </w:r>
      <w:hyperlink r:id="rId5">
        <w:r>
          <w:rPr>
            <w:rFonts w:ascii="Times New Roman" w:eastAsia="Times New Roman" w:hAnsi="Times New Roman" w:cs="Times New Roman"/>
            <w:sz w:val="22"/>
            <w:szCs w:val="22"/>
          </w:rPr>
          <w:t xml:space="preserve"> </w:t>
        </w:r>
      </w:hyperlink>
      <w:hyperlink r:id="rId6">
        <w:r>
          <w:rPr>
            <w:rFonts w:ascii="Times New Roman" w:eastAsia="Times New Roman" w:hAnsi="Times New Roman" w:cs="Times New Roman"/>
            <w:color w:val="1155CC"/>
            <w:sz w:val="22"/>
            <w:szCs w:val="22"/>
            <w:u w:val="single"/>
          </w:rPr>
          <w:t>www.zooniverse.org</w:t>
        </w:r>
      </w:hyperlink>
      <w:r>
        <w:rPr>
          <w:rFonts w:ascii="Times New Roman" w:eastAsia="Times New Roman" w:hAnsi="Times New Roman" w:cs="Times New Roman"/>
          <w:sz w:val="22"/>
          <w:szCs w:val="22"/>
        </w:rPr>
        <w:t>, researchers from across disciplines ask volunteers to apply their pattern-recognition skills to classify what they see in images or videos, such as the species of wildlife captured in camera traps or the morphology of galaxies in telescope imagery</w:t>
      </w:r>
      <w:ins w:id="0" w:author="Microsoft Office User" w:date="2017-07-28T09:32:00Z">
        <w:r w:rsidR="00F1425D">
          <w:rPr>
            <w:rFonts w:ascii="Times New Roman" w:eastAsia="Times New Roman" w:hAnsi="Times New Roman" w:cs="Times New Roman"/>
            <w:sz w:val="22"/>
            <w:szCs w:val="22"/>
          </w:rPr>
          <w:t xml:space="preserve"> (Cite ALL THE THINGS)</w:t>
        </w:r>
      </w:ins>
      <w:r>
        <w:rPr>
          <w:rFonts w:ascii="Times New Roman" w:eastAsia="Times New Roman" w:hAnsi="Times New Roman" w:cs="Times New Roman"/>
          <w:sz w:val="22"/>
          <w:szCs w:val="22"/>
        </w:rPr>
        <w:t>. Since its inception with the launch of</w:t>
      </w:r>
      <w:hyperlink r:id="rId7">
        <w:r>
          <w:rPr>
            <w:rFonts w:ascii="Times New Roman" w:eastAsia="Times New Roman" w:hAnsi="Times New Roman" w:cs="Times New Roman"/>
            <w:sz w:val="22"/>
            <w:szCs w:val="22"/>
          </w:rPr>
          <w:t xml:space="preserve"> </w:t>
        </w:r>
      </w:hyperlink>
      <w:hyperlink r:id="rId8">
        <w:r>
          <w:rPr>
            <w:rFonts w:ascii="Times New Roman" w:eastAsia="Times New Roman" w:hAnsi="Times New Roman" w:cs="Times New Roman"/>
            <w:color w:val="1155CC"/>
            <w:sz w:val="22"/>
            <w:szCs w:val="22"/>
            <w:u w:val="single"/>
          </w:rPr>
          <w:t>www.galaxyzoo.org</w:t>
        </w:r>
      </w:hyperlink>
      <w:r>
        <w:rPr>
          <w:rFonts w:ascii="Times New Roman" w:eastAsia="Times New Roman" w:hAnsi="Times New Roman" w:cs="Times New Roman"/>
          <w:sz w:val="22"/>
          <w:szCs w:val="22"/>
        </w:rPr>
        <w:t xml:space="preserve"> in 2007, the Zooniverse has grown to include over 1.6 million registered volunteers who participate across more than 100 different research projects; the need for citizen science in data interpretation shows no signs of abating. Since </w:t>
      </w:r>
      <w:r w:rsidR="00135D14">
        <w:rPr>
          <w:rFonts w:ascii="Times New Roman" w:eastAsia="Times New Roman" w:hAnsi="Times New Roman" w:cs="Times New Roman"/>
          <w:sz w:val="22"/>
          <w:szCs w:val="22"/>
        </w:rPr>
        <w:t>the launch in 20</w:t>
      </w:r>
      <w:r w:rsidR="00790B6B">
        <w:rPr>
          <w:rFonts w:ascii="Times New Roman" w:eastAsia="Times New Roman" w:hAnsi="Times New Roman" w:cs="Times New Roman"/>
          <w:sz w:val="22"/>
          <w:szCs w:val="22"/>
        </w:rPr>
        <w:t>1</w:t>
      </w:r>
      <w:r w:rsidR="00135D14">
        <w:rPr>
          <w:rFonts w:ascii="Times New Roman" w:eastAsia="Times New Roman" w:hAnsi="Times New Roman" w:cs="Times New Roman"/>
          <w:sz w:val="22"/>
          <w:szCs w:val="22"/>
        </w:rPr>
        <w:t xml:space="preserve">5 of a </w:t>
      </w:r>
      <w:r>
        <w:rPr>
          <w:rFonts w:ascii="Times New Roman" w:eastAsia="Times New Roman" w:hAnsi="Times New Roman" w:cs="Times New Roman"/>
          <w:sz w:val="22"/>
          <w:szCs w:val="22"/>
        </w:rPr>
        <w:t xml:space="preserve">project builder platform (www.zooniverse.org/lab), which allows researchers to launch projects without customized software development, the number of research projects within the Zooniverse has more than doubled (Figure 1). </w:t>
      </w:r>
      <w:r w:rsidR="00425D2A">
        <w:rPr>
          <w:rFonts w:ascii="Times New Roman" w:eastAsia="Times New Roman" w:hAnsi="Times New Roman" w:cs="Times New Roman"/>
          <w:sz w:val="22"/>
          <w:szCs w:val="22"/>
        </w:rPr>
        <w:t xml:space="preserve">The accelerating production of big data and concomitant </w:t>
      </w:r>
      <w:r w:rsidR="003808BF">
        <w:rPr>
          <w:rFonts w:ascii="Times New Roman" w:eastAsia="Times New Roman" w:hAnsi="Times New Roman" w:cs="Times New Roman"/>
          <w:sz w:val="22"/>
          <w:szCs w:val="22"/>
        </w:rPr>
        <w:t xml:space="preserve">growth </w:t>
      </w:r>
      <w:r w:rsidR="002C513F">
        <w:rPr>
          <w:rFonts w:ascii="Times New Roman" w:eastAsia="Times New Roman" w:hAnsi="Times New Roman" w:cs="Times New Roman"/>
          <w:sz w:val="22"/>
          <w:szCs w:val="22"/>
        </w:rPr>
        <w:t>of</w:t>
      </w:r>
      <w:r w:rsidR="003808BF">
        <w:rPr>
          <w:rFonts w:ascii="Times New Roman" w:eastAsia="Times New Roman" w:hAnsi="Times New Roman" w:cs="Times New Roman"/>
          <w:sz w:val="22"/>
          <w:szCs w:val="22"/>
        </w:rPr>
        <w:t xml:space="preserve"> </w:t>
      </w:r>
      <w:r w:rsidR="00425D2A">
        <w:rPr>
          <w:rFonts w:ascii="Times New Roman" w:eastAsia="Times New Roman" w:hAnsi="Times New Roman" w:cs="Times New Roman"/>
          <w:sz w:val="22"/>
          <w:szCs w:val="22"/>
        </w:rPr>
        <w:t>citizen science projects threaten to</w:t>
      </w:r>
      <w:r>
        <w:rPr>
          <w:rFonts w:ascii="Times New Roman" w:eastAsia="Times New Roman" w:hAnsi="Times New Roman" w:cs="Times New Roman"/>
          <w:sz w:val="22"/>
          <w:szCs w:val="22"/>
        </w:rPr>
        <w:t xml:space="preserve"> outpace the growth of </w:t>
      </w:r>
      <w:r w:rsidR="00AC6925">
        <w:rPr>
          <w:rFonts w:ascii="Times New Roman" w:eastAsia="Times New Roman" w:hAnsi="Times New Roman" w:cs="Times New Roman"/>
          <w:sz w:val="22"/>
          <w:szCs w:val="22"/>
        </w:rPr>
        <w:t xml:space="preserve">the </w:t>
      </w:r>
      <w:r>
        <w:rPr>
          <w:rFonts w:ascii="Times New Roman" w:eastAsia="Times New Roman" w:hAnsi="Times New Roman" w:cs="Times New Roman"/>
          <w:sz w:val="22"/>
          <w:szCs w:val="22"/>
        </w:rPr>
        <w:t xml:space="preserve">volunteer community; citizen science projects need to become more efficient and more </w:t>
      </w:r>
      <w:r w:rsidRPr="00425D2A">
        <w:rPr>
          <w:rFonts w:ascii="Times New Roman" w:eastAsia="Times New Roman" w:hAnsi="Times New Roman" w:cs="Times New Roman"/>
          <w:sz w:val="22"/>
          <w:szCs w:val="22"/>
        </w:rPr>
        <w:t xml:space="preserve">engaging to keep pace with </w:t>
      </w:r>
      <w:r w:rsidRPr="00DE5826">
        <w:rPr>
          <w:rFonts w:ascii="Times New Roman" w:eastAsia="Times New Roman" w:hAnsi="Times New Roman" w:cs="Times New Roman"/>
          <w:sz w:val="22"/>
          <w:szCs w:val="22"/>
        </w:rPr>
        <w:t>demand</w:t>
      </w:r>
      <w:r w:rsidR="00135D14" w:rsidRPr="00DE5826">
        <w:rPr>
          <w:rFonts w:ascii="Times New Roman" w:eastAsia="Times New Roman" w:hAnsi="Times New Roman" w:cs="Times New Roman"/>
          <w:sz w:val="22"/>
          <w:szCs w:val="22"/>
        </w:rPr>
        <w:t xml:space="preserve"> for data analysis</w:t>
      </w:r>
      <w:r w:rsidRPr="00DE5826">
        <w:rPr>
          <w:rFonts w:ascii="Times New Roman" w:eastAsia="Times New Roman" w:hAnsi="Times New Roman" w:cs="Times New Roman"/>
          <w:sz w:val="22"/>
          <w:szCs w:val="22"/>
        </w:rPr>
        <w:t>.</w:t>
      </w:r>
    </w:p>
    <w:p w14:paraId="0CD7D93A" w14:textId="77777777" w:rsidR="00575EC2" w:rsidRPr="00556228" w:rsidRDefault="00180692">
      <w:pPr>
        <w:rPr>
          <w:rFonts w:ascii="Times New Roman" w:eastAsia="Times New Roman" w:hAnsi="Times New Roman" w:cs="Times New Roman"/>
          <w:sz w:val="22"/>
          <w:szCs w:val="22"/>
        </w:rPr>
      </w:pPr>
      <w:r w:rsidRPr="00556228">
        <w:rPr>
          <w:rFonts w:ascii="Times New Roman" w:eastAsia="Times New Roman" w:hAnsi="Times New Roman" w:cs="Times New Roman"/>
          <w:sz w:val="22"/>
          <w:szCs w:val="22"/>
        </w:rPr>
        <w:t xml:space="preserve"> </w:t>
      </w:r>
    </w:p>
    <w:p w14:paraId="4346E769" w14:textId="1E512205" w:rsidR="00425D2A" w:rsidRPr="00556228" w:rsidRDefault="00425D2A">
      <w:pPr>
        <w:rPr>
          <w:rFonts w:ascii="Times New Roman" w:hAnsi="Times New Roman" w:cs="Times New Roman"/>
          <w:sz w:val="22"/>
          <w:szCs w:val="22"/>
        </w:rPr>
      </w:pPr>
      <w:r w:rsidRPr="00556228">
        <w:rPr>
          <w:rFonts w:ascii="Times New Roman" w:hAnsi="Times New Roman" w:cs="Times New Roman"/>
          <w:sz w:val="22"/>
          <w:szCs w:val="22"/>
        </w:rPr>
        <w:t xml:space="preserve">One obvious solution is to combine human and machine classification; Wright et al. </w:t>
      </w:r>
      <w:r w:rsidR="00DE5826">
        <w:rPr>
          <w:rFonts w:ascii="Times New Roman" w:hAnsi="Times New Roman" w:cs="Times New Roman"/>
          <w:sz w:val="22"/>
          <w:szCs w:val="22"/>
        </w:rPr>
        <w:t xml:space="preserve">(2017) </w:t>
      </w:r>
      <w:r w:rsidRPr="00556228">
        <w:rPr>
          <w:rFonts w:ascii="Times New Roman" w:hAnsi="Times New Roman" w:cs="Times New Roman"/>
          <w:sz w:val="22"/>
          <w:szCs w:val="22"/>
        </w:rPr>
        <w:t xml:space="preserve">recently demonstrated that the combination of human and machine classifiers </w:t>
      </w:r>
      <w:r w:rsidR="00DE5826" w:rsidRPr="00C15D30">
        <w:rPr>
          <w:rFonts w:ascii="Times New Roman" w:hAnsi="Times New Roman" w:cs="Times New Roman"/>
          <w:sz w:val="22"/>
          <w:szCs w:val="22"/>
        </w:rPr>
        <w:t>for a deployed Zooniverse project</w:t>
      </w:r>
      <w:r w:rsidR="00DE5826" w:rsidRPr="00DE5826">
        <w:rPr>
          <w:rFonts w:ascii="Times New Roman" w:hAnsi="Times New Roman" w:cs="Times New Roman"/>
          <w:sz w:val="22"/>
          <w:szCs w:val="22"/>
        </w:rPr>
        <w:t xml:space="preserve"> </w:t>
      </w:r>
      <w:r w:rsidRPr="00556228">
        <w:rPr>
          <w:rFonts w:ascii="Times New Roman" w:hAnsi="Times New Roman" w:cs="Times New Roman"/>
          <w:sz w:val="22"/>
          <w:szCs w:val="22"/>
        </w:rPr>
        <w:t xml:space="preserve">outperformed either </w:t>
      </w:r>
      <w:r w:rsidR="00DE5826">
        <w:rPr>
          <w:rFonts w:ascii="Times New Roman" w:hAnsi="Times New Roman" w:cs="Times New Roman"/>
          <w:sz w:val="22"/>
          <w:szCs w:val="22"/>
        </w:rPr>
        <w:t xml:space="preserve">one </w:t>
      </w:r>
      <w:r w:rsidRPr="00556228">
        <w:rPr>
          <w:rFonts w:ascii="Times New Roman" w:hAnsi="Times New Roman" w:cs="Times New Roman"/>
          <w:sz w:val="22"/>
          <w:szCs w:val="22"/>
        </w:rPr>
        <w:t xml:space="preserve">alone. Another </w:t>
      </w:r>
      <w:r w:rsidR="00DE5826">
        <w:rPr>
          <w:rFonts w:ascii="Times New Roman" w:hAnsi="Times New Roman" w:cs="Times New Roman"/>
          <w:sz w:val="22"/>
          <w:szCs w:val="22"/>
        </w:rPr>
        <w:t xml:space="preserve">solution </w:t>
      </w:r>
      <w:r w:rsidRPr="00556228">
        <w:rPr>
          <w:rFonts w:ascii="Times New Roman" w:hAnsi="Times New Roman" w:cs="Times New Roman"/>
          <w:sz w:val="22"/>
          <w:szCs w:val="22"/>
        </w:rPr>
        <w:t xml:space="preserve">would be to find new ways to engage volunteers, for example through a mobile app. However, the diversity of citizen science projects makes it </w:t>
      </w:r>
      <w:r w:rsidR="00DE5826" w:rsidRPr="00DE5826">
        <w:rPr>
          <w:rFonts w:ascii="Times New Roman" w:hAnsi="Times New Roman" w:cs="Times New Roman"/>
          <w:sz w:val="22"/>
          <w:szCs w:val="22"/>
        </w:rPr>
        <w:t xml:space="preserve">hard to find a general solution. </w:t>
      </w:r>
      <w:r w:rsidR="00556228" w:rsidRPr="00556228">
        <w:rPr>
          <w:rFonts w:ascii="Times New Roman" w:hAnsi="Times New Roman" w:cs="Times New Roman"/>
          <w:sz w:val="22"/>
          <w:szCs w:val="22"/>
        </w:rPr>
        <w:t>For example, m</w:t>
      </w:r>
      <w:r w:rsidRPr="00556228">
        <w:rPr>
          <w:rFonts w:ascii="Times New Roman" w:hAnsi="Times New Roman" w:cs="Times New Roman"/>
          <w:sz w:val="22"/>
          <w:szCs w:val="22"/>
        </w:rPr>
        <w:t>achine learning solutions developed for one complex classification</w:t>
      </w:r>
      <w:r w:rsidR="00DE5826">
        <w:rPr>
          <w:rFonts w:ascii="Times New Roman" w:hAnsi="Times New Roman" w:cs="Times New Roman"/>
          <w:sz w:val="22"/>
          <w:szCs w:val="22"/>
        </w:rPr>
        <w:t xml:space="preserve"> </w:t>
      </w:r>
      <w:r w:rsidRPr="00556228">
        <w:rPr>
          <w:rFonts w:ascii="Times New Roman" w:hAnsi="Times New Roman" w:cs="Times New Roman"/>
          <w:sz w:val="22"/>
          <w:szCs w:val="22"/>
        </w:rPr>
        <w:t>may not easily be transferred to other projects</w:t>
      </w:r>
      <w:r w:rsidR="00556228">
        <w:rPr>
          <w:rFonts w:ascii="Times New Roman" w:hAnsi="Times New Roman" w:cs="Times New Roman"/>
          <w:sz w:val="22"/>
          <w:szCs w:val="22"/>
        </w:rPr>
        <w:t xml:space="preserve">, as seen with </w:t>
      </w:r>
      <w:proofErr w:type="spellStart"/>
      <w:r w:rsidR="00DE5826" w:rsidRPr="00BA1408">
        <w:rPr>
          <w:rFonts w:ascii="Times New Roman" w:eastAsia="Times New Roman" w:hAnsi="Times New Roman" w:cs="Times New Roman"/>
          <w:sz w:val="22"/>
          <w:szCs w:val="22"/>
        </w:rPr>
        <w:t>Norouzzadeh</w:t>
      </w:r>
      <w:proofErr w:type="spellEnd"/>
      <w:r w:rsidR="00DE5826">
        <w:rPr>
          <w:rFonts w:ascii="Times New Roman" w:eastAsia="Times New Roman" w:hAnsi="Times New Roman" w:cs="Times New Roman"/>
          <w:sz w:val="22"/>
          <w:szCs w:val="22"/>
        </w:rPr>
        <w:t xml:space="preserve"> et al.</w:t>
      </w:r>
      <w:r w:rsidR="00556228">
        <w:rPr>
          <w:rFonts w:ascii="Times New Roman" w:eastAsia="Times New Roman" w:hAnsi="Times New Roman" w:cs="Times New Roman"/>
          <w:sz w:val="22"/>
          <w:szCs w:val="22"/>
        </w:rPr>
        <w:t>’s</w:t>
      </w:r>
      <w:r w:rsidR="00DE5826">
        <w:rPr>
          <w:rFonts w:ascii="Times New Roman" w:eastAsia="Times New Roman" w:hAnsi="Times New Roman" w:cs="Times New Roman"/>
          <w:sz w:val="22"/>
          <w:szCs w:val="22"/>
        </w:rPr>
        <w:t xml:space="preserve"> </w:t>
      </w:r>
      <w:r w:rsidR="00556228">
        <w:rPr>
          <w:rFonts w:ascii="Times New Roman" w:eastAsia="Times New Roman" w:hAnsi="Times New Roman" w:cs="Times New Roman"/>
          <w:sz w:val="22"/>
          <w:szCs w:val="22"/>
        </w:rPr>
        <w:t>(</w:t>
      </w:r>
      <w:r w:rsidR="00DE5826">
        <w:rPr>
          <w:rFonts w:ascii="Times New Roman" w:eastAsia="Times New Roman" w:hAnsi="Times New Roman" w:cs="Times New Roman"/>
          <w:sz w:val="22"/>
          <w:szCs w:val="22"/>
        </w:rPr>
        <w:t>2017)</w:t>
      </w:r>
      <w:r w:rsidR="00556228">
        <w:rPr>
          <w:rFonts w:ascii="Times New Roman" w:eastAsia="Times New Roman" w:hAnsi="Times New Roman" w:cs="Times New Roman"/>
          <w:sz w:val="22"/>
          <w:szCs w:val="22"/>
        </w:rPr>
        <w:t xml:space="preserve"> convolut</w:t>
      </w:r>
      <w:r w:rsidR="00A60F94">
        <w:rPr>
          <w:rFonts w:ascii="Times New Roman" w:eastAsia="Times New Roman" w:hAnsi="Times New Roman" w:cs="Times New Roman"/>
          <w:sz w:val="22"/>
          <w:szCs w:val="22"/>
        </w:rPr>
        <w:t>ional</w:t>
      </w:r>
      <w:r w:rsidR="00556228">
        <w:rPr>
          <w:rFonts w:ascii="Times New Roman" w:eastAsia="Times New Roman" w:hAnsi="Times New Roman" w:cs="Times New Roman"/>
          <w:sz w:val="22"/>
          <w:szCs w:val="22"/>
        </w:rPr>
        <w:t xml:space="preserve"> neural networks that successfully identify Serengeti wildlife but have yet to be applied to other </w:t>
      </w:r>
      <w:r w:rsidR="00A60F94">
        <w:rPr>
          <w:rFonts w:ascii="Times New Roman" w:eastAsia="Times New Roman" w:hAnsi="Times New Roman" w:cs="Times New Roman"/>
          <w:sz w:val="22"/>
          <w:szCs w:val="22"/>
        </w:rPr>
        <w:t>species</w:t>
      </w:r>
      <w:r w:rsidR="00556228">
        <w:rPr>
          <w:rFonts w:ascii="Times New Roman" w:eastAsia="Times New Roman" w:hAnsi="Times New Roman" w:cs="Times New Roman"/>
          <w:sz w:val="22"/>
          <w:szCs w:val="22"/>
        </w:rPr>
        <w:t>. Similarly, some projects</w:t>
      </w:r>
      <w:r w:rsidRPr="00556228">
        <w:rPr>
          <w:rFonts w:ascii="Times New Roman" w:hAnsi="Times New Roman" w:cs="Times New Roman"/>
          <w:sz w:val="22"/>
          <w:szCs w:val="22"/>
        </w:rPr>
        <w:t xml:space="preserve"> </w:t>
      </w:r>
      <w:r w:rsidR="00556228">
        <w:rPr>
          <w:rFonts w:ascii="Times New Roman" w:hAnsi="Times New Roman" w:cs="Times New Roman"/>
          <w:sz w:val="22"/>
          <w:szCs w:val="22"/>
        </w:rPr>
        <w:t>cannot</w:t>
      </w:r>
      <w:r w:rsidRPr="00556228">
        <w:rPr>
          <w:rFonts w:ascii="Times New Roman" w:hAnsi="Times New Roman" w:cs="Times New Roman"/>
          <w:sz w:val="22"/>
          <w:szCs w:val="22"/>
        </w:rPr>
        <w:t xml:space="preserve"> </w:t>
      </w:r>
      <w:r w:rsidR="00556228">
        <w:rPr>
          <w:rFonts w:ascii="Times New Roman" w:hAnsi="Times New Roman" w:cs="Times New Roman"/>
          <w:sz w:val="22"/>
          <w:szCs w:val="22"/>
        </w:rPr>
        <w:t xml:space="preserve">be </w:t>
      </w:r>
      <w:r w:rsidRPr="00556228">
        <w:rPr>
          <w:rFonts w:ascii="Times New Roman" w:hAnsi="Times New Roman" w:cs="Times New Roman"/>
          <w:sz w:val="22"/>
          <w:szCs w:val="22"/>
        </w:rPr>
        <w:t>reduced to interfaces simple enough for mobile development</w:t>
      </w:r>
      <w:r w:rsidR="00556228">
        <w:rPr>
          <w:rFonts w:ascii="Times New Roman" w:hAnsi="Times New Roman" w:cs="Times New Roman"/>
          <w:sz w:val="22"/>
          <w:szCs w:val="22"/>
        </w:rPr>
        <w:t>, such as</w:t>
      </w:r>
      <w:r w:rsidRPr="00556228">
        <w:rPr>
          <w:rFonts w:ascii="Times New Roman" w:hAnsi="Times New Roman" w:cs="Times New Roman"/>
          <w:sz w:val="22"/>
          <w:szCs w:val="22"/>
        </w:rPr>
        <w:t xml:space="preserve"> ecology</w:t>
      </w:r>
      <w:r w:rsidR="00DE5826" w:rsidRPr="00DE5826">
        <w:rPr>
          <w:rFonts w:ascii="Times New Roman" w:eastAsia="Times New Roman" w:hAnsi="Times New Roman" w:cs="Times New Roman"/>
          <w:sz w:val="22"/>
          <w:szCs w:val="22"/>
        </w:rPr>
        <w:t xml:space="preserve"> </w:t>
      </w:r>
      <w:r w:rsidR="00DE5826">
        <w:rPr>
          <w:rFonts w:ascii="Times New Roman" w:eastAsia="Times New Roman" w:hAnsi="Times New Roman" w:cs="Times New Roman"/>
          <w:sz w:val="22"/>
          <w:szCs w:val="22"/>
        </w:rPr>
        <w:t>projects (e.g.</w:t>
      </w:r>
      <w:hyperlink r:id="rId9">
        <w:r w:rsidR="00DE5826">
          <w:rPr>
            <w:rFonts w:ascii="Times New Roman" w:eastAsia="Times New Roman" w:hAnsi="Times New Roman" w:cs="Times New Roman"/>
            <w:sz w:val="22"/>
            <w:szCs w:val="22"/>
          </w:rPr>
          <w:t xml:space="preserve"> </w:t>
        </w:r>
      </w:hyperlink>
      <w:hyperlink r:id="rId10">
        <w:r w:rsidR="00DE5826">
          <w:rPr>
            <w:rFonts w:ascii="Times New Roman" w:eastAsia="Times New Roman" w:hAnsi="Times New Roman" w:cs="Times New Roman"/>
            <w:color w:val="0563C1"/>
            <w:sz w:val="22"/>
            <w:szCs w:val="22"/>
            <w:u w:val="single"/>
          </w:rPr>
          <w:t>www.snapshotserengeti.org</w:t>
        </w:r>
      </w:hyperlink>
      <w:r w:rsidR="00DE5826">
        <w:rPr>
          <w:rFonts w:ascii="Times New Roman" w:eastAsia="Times New Roman" w:hAnsi="Times New Roman" w:cs="Times New Roman"/>
          <w:sz w:val="22"/>
          <w:szCs w:val="22"/>
        </w:rPr>
        <w:t>,</w:t>
      </w:r>
      <w:hyperlink r:id="rId11">
        <w:r w:rsidR="00DE5826">
          <w:rPr>
            <w:rFonts w:ascii="Times New Roman" w:eastAsia="Times New Roman" w:hAnsi="Times New Roman" w:cs="Times New Roman"/>
            <w:sz w:val="22"/>
            <w:szCs w:val="22"/>
          </w:rPr>
          <w:t xml:space="preserve"> </w:t>
        </w:r>
      </w:hyperlink>
      <w:hyperlink r:id="rId12">
        <w:r w:rsidR="00DE5826">
          <w:rPr>
            <w:rFonts w:ascii="Times New Roman" w:eastAsia="Times New Roman" w:hAnsi="Times New Roman" w:cs="Times New Roman"/>
            <w:color w:val="0563C1"/>
            <w:sz w:val="22"/>
            <w:szCs w:val="22"/>
            <w:u w:val="single"/>
          </w:rPr>
          <w:t>www.cameracatalogue</w:t>
        </w:r>
        <w:r w:rsidR="00DE5826">
          <w:rPr>
            <w:rFonts w:ascii="Times New Roman" w:eastAsia="Times New Roman" w:hAnsi="Times New Roman" w:cs="Times New Roman"/>
            <w:color w:val="0563C1"/>
            <w:sz w:val="22"/>
            <w:szCs w:val="22"/>
            <w:u w:val="single"/>
          </w:rPr>
          <w:t>.</w:t>
        </w:r>
        <w:r w:rsidR="00DE5826">
          <w:rPr>
            <w:rFonts w:ascii="Times New Roman" w:eastAsia="Times New Roman" w:hAnsi="Times New Roman" w:cs="Times New Roman"/>
            <w:color w:val="0563C1"/>
            <w:sz w:val="22"/>
            <w:szCs w:val="22"/>
            <w:u w:val="single"/>
          </w:rPr>
          <w:t>org</w:t>
        </w:r>
      </w:hyperlink>
      <w:r w:rsidR="00DE5826">
        <w:rPr>
          <w:rFonts w:ascii="Times New Roman" w:eastAsia="Times New Roman" w:hAnsi="Times New Roman" w:cs="Times New Roman"/>
          <w:sz w:val="22"/>
          <w:szCs w:val="22"/>
        </w:rPr>
        <w:t xml:space="preserve">) </w:t>
      </w:r>
      <w:r w:rsidR="00556228">
        <w:rPr>
          <w:rFonts w:ascii="Times New Roman" w:eastAsia="Times New Roman" w:hAnsi="Times New Roman" w:cs="Times New Roman"/>
          <w:sz w:val="22"/>
          <w:szCs w:val="22"/>
        </w:rPr>
        <w:t xml:space="preserve">that </w:t>
      </w:r>
      <w:r w:rsidR="00DE5826">
        <w:rPr>
          <w:rFonts w:ascii="Times New Roman" w:eastAsia="Times New Roman" w:hAnsi="Times New Roman" w:cs="Times New Roman"/>
          <w:sz w:val="22"/>
          <w:szCs w:val="22"/>
        </w:rPr>
        <w:t>ask volunteers to identify which of over forty different species is present in an image.</w:t>
      </w:r>
    </w:p>
    <w:p w14:paraId="776D5605" w14:textId="4F815B12" w:rsidR="00575EC2" w:rsidRDefault="00575EC2">
      <w:pPr>
        <w:rPr>
          <w:rFonts w:ascii="Times New Roman" w:eastAsia="Times New Roman" w:hAnsi="Times New Roman" w:cs="Times New Roman"/>
          <w:sz w:val="22"/>
          <w:szCs w:val="22"/>
        </w:rPr>
      </w:pPr>
    </w:p>
    <w:p w14:paraId="3889E811" w14:textId="5E109C1B" w:rsidR="00575EC2" w:rsidRDefault="00B2326A">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Here we introduce </w:t>
      </w:r>
      <w:r w:rsidR="00180692">
        <w:rPr>
          <w:rFonts w:ascii="Times New Roman" w:eastAsia="Times New Roman" w:hAnsi="Times New Roman" w:cs="Times New Roman"/>
          <w:sz w:val="22"/>
          <w:szCs w:val="22"/>
        </w:rPr>
        <w:t>“</w:t>
      </w:r>
      <w:r>
        <w:rPr>
          <w:rFonts w:ascii="Times New Roman" w:eastAsia="Times New Roman" w:hAnsi="Times New Roman" w:cs="Times New Roman"/>
          <w:sz w:val="22"/>
          <w:szCs w:val="22"/>
        </w:rPr>
        <w:t>c</w:t>
      </w:r>
      <w:r w:rsidR="00CF3F71">
        <w:rPr>
          <w:rFonts w:ascii="Times New Roman" w:eastAsia="Times New Roman" w:hAnsi="Times New Roman" w:cs="Times New Roman"/>
          <w:sz w:val="22"/>
          <w:szCs w:val="22"/>
        </w:rPr>
        <w:t>ascade</w:t>
      </w:r>
      <w:r w:rsidR="00180692">
        <w:rPr>
          <w:rFonts w:ascii="Times New Roman" w:eastAsia="Times New Roman" w:hAnsi="Times New Roman" w:cs="Times New Roman"/>
          <w:sz w:val="22"/>
          <w:szCs w:val="22"/>
        </w:rPr>
        <w:t xml:space="preserve"> filtering” </w:t>
      </w:r>
      <w:r>
        <w:rPr>
          <w:rFonts w:ascii="Times New Roman" w:eastAsia="Times New Roman" w:hAnsi="Times New Roman" w:cs="Times New Roman"/>
          <w:sz w:val="22"/>
          <w:szCs w:val="22"/>
        </w:rPr>
        <w:t>as</w:t>
      </w:r>
      <w:r>
        <w:rPr>
          <w:rFonts w:ascii="Times New Roman" w:eastAsia="Times New Roman" w:hAnsi="Times New Roman" w:cs="Times New Roman"/>
          <w:sz w:val="22"/>
          <w:szCs w:val="22"/>
        </w:rPr>
        <w:t xml:space="preserve"> </w:t>
      </w:r>
      <w:r w:rsidR="00180692">
        <w:rPr>
          <w:rFonts w:ascii="Times New Roman" w:eastAsia="Times New Roman" w:hAnsi="Times New Roman" w:cs="Times New Roman"/>
          <w:sz w:val="22"/>
          <w:szCs w:val="22"/>
        </w:rPr>
        <w:t>an alternative approach to more traditional image classification</w:t>
      </w:r>
      <w:r w:rsidR="00A60F94">
        <w:rPr>
          <w:rFonts w:ascii="Times New Roman" w:eastAsia="Times New Roman" w:hAnsi="Times New Roman" w:cs="Times New Roman"/>
          <w:sz w:val="22"/>
          <w:szCs w:val="22"/>
        </w:rPr>
        <w:t xml:space="preserve"> projects</w:t>
      </w:r>
      <w:r w:rsidR="00180692">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We introduce this term to describe </w:t>
      </w:r>
      <w:r w:rsidR="00C92C0B">
        <w:rPr>
          <w:rFonts w:ascii="Times New Roman" w:eastAsia="Times New Roman" w:hAnsi="Times New Roman" w:cs="Times New Roman"/>
          <w:sz w:val="22"/>
          <w:szCs w:val="22"/>
        </w:rPr>
        <w:t>the conversion of a</w:t>
      </w:r>
      <w:r w:rsidR="00180692">
        <w:rPr>
          <w:rFonts w:ascii="Times New Roman" w:eastAsia="Times New Roman" w:hAnsi="Times New Roman" w:cs="Times New Roman"/>
          <w:sz w:val="22"/>
          <w:szCs w:val="22"/>
        </w:rPr>
        <w:t xml:space="preserve"> complex task into a series of simple binary (i.e. yes or no) questions presented separately to volunteers</w:t>
      </w:r>
      <w:r>
        <w:rPr>
          <w:rFonts w:ascii="Times New Roman" w:eastAsia="Times New Roman" w:hAnsi="Times New Roman" w:cs="Times New Roman"/>
          <w:sz w:val="22"/>
          <w:szCs w:val="22"/>
        </w:rPr>
        <w:t xml:space="preserve">. </w:t>
      </w:r>
      <w:r w:rsidR="00180692">
        <w:rPr>
          <w:rFonts w:ascii="Times New Roman" w:eastAsia="Times New Roman" w:hAnsi="Times New Roman" w:cs="Times New Roman"/>
          <w:sz w:val="22"/>
          <w:szCs w:val="22"/>
        </w:rPr>
        <w:t xml:space="preserve"> </w:t>
      </w:r>
      <w:r w:rsidR="00C92C0B">
        <w:rPr>
          <w:rFonts w:ascii="Times New Roman" w:eastAsia="Times New Roman" w:hAnsi="Times New Roman" w:cs="Times New Roman"/>
          <w:sz w:val="22"/>
          <w:szCs w:val="22"/>
        </w:rPr>
        <w:t>By</w:t>
      </w:r>
      <w:r w:rsidR="00180692">
        <w:rPr>
          <w:rFonts w:ascii="Times New Roman" w:eastAsia="Times New Roman" w:hAnsi="Times New Roman" w:cs="Times New Roman"/>
          <w:sz w:val="22"/>
          <w:szCs w:val="22"/>
        </w:rPr>
        <w:t xml:space="preserve"> </w:t>
      </w:r>
      <w:r w:rsidR="00C92C0B">
        <w:rPr>
          <w:rFonts w:ascii="Times New Roman" w:eastAsia="Times New Roman" w:hAnsi="Times New Roman" w:cs="Times New Roman"/>
          <w:sz w:val="22"/>
          <w:szCs w:val="22"/>
        </w:rPr>
        <w:t>reducing</w:t>
      </w:r>
      <w:r w:rsidR="00556228">
        <w:rPr>
          <w:rFonts w:ascii="Times New Roman" w:eastAsia="Times New Roman" w:hAnsi="Times New Roman" w:cs="Times New Roman"/>
          <w:sz w:val="22"/>
          <w:szCs w:val="22"/>
        </w:rPr>
        <w:t xml:space="preserve"> all projects to a similar set of problems, </w:t>
      </w:r>
      <w:r w:rsidR="00C92C0B">
        <w:rPr>
          <w:rFonts w:ascii="Times New Roman" w:eastAsia="Times New Roman" w:hAnsi="Times New Roman" w:cs="Times New Roman"/>
          <w:sz w:val="22"/>
          <w:szCs w:val="22"/>
        </w:rPr>
        <w:t>cascade filtering allows</w:t>
      </w:r>
      <w:r w:rsidR="00556228">
        <w:rPr>
          <w:rFonts w:ascii="Times New Roman" w:eastAsia="Times New Roman" w:hAnsi="Times New Roman" w:cs="Times New Roman"/>
          <w:sz w:val="22"/>
          <w:szCs w:val="22"/>
        </w:rPr>
        <w:t xml:space="preserve"> </w:t>
      </w:r>
      <w:r w:rsidR="00180692">
        <w:rPr>
          <w:rFonts w:ascii="Times New Roman" w:eastAsia="Times New Roman" w:hAnsi="Times New Roman" w:cs="Times New Roman"/>
          <w:sz w:val="22"/>
          <w:szCs w:val="22"/>
        </w:rPr>
        <w:t xml:space="preserve">projects to </w:t>
      </w:r>
      <w:r w:rsidR="00556228">
        <w:rPr>
          <w:rFonts w:ascii="Times New Roman" w:eastAsia="Times New Roman" w:hAnsi="Times New Roman" w:cs="Times New Roman"/>
          <w:sz w:val="22"/>
          <w:szCs w:val="22"/>
        </w:rPr>
        <w:t xml:space="preserve">deploy common approaches to </w:t>
      </w:r>
      <w:r w:rsidR="00180692">
        <w:rPr>
          <w:rFonts w:ascii="Times New Roman" w:eastAsia="Times New Roman" w:hAnsi="Times New Roman" w:cs="Times New Roman"/>
          <w:sz w:val="22"/>
          <w:szCs w:val="22"/>
        </w:rPr>
        <w:t>better leverage mobile technology and machine learning methodologies. A traditional species identification task could, for example, be broken down into a series of questions that asks first about the presence of any animal, then about the presence of a specific animal or group of animals, and so on, with each binary question successively filtering the dataset down to the images the research team needs (see Figure 2).</w:t>
      </w:r>
    </w:p>
    <w:p w14:paraId="1D989D88" w14:textId="77777777" w:rsidR="00575EC2" w:rsidRDefault="00575EC2">
      <w:pPr>
        <w:rPr>
          <w:rFonts w:ascii="Times New Roman" w:eastAsia="Times New Roman" w:hAnsi="Times New Roman" w:cs="Times New Roman"/>
          <w:sz w:val="22"/>
          <w:szCs w:val="22"/>
        </w:rPr>
      </w:pPr>
    </w:p>
    <w:p w14:paraId="79D2D512" w14:textId="32470C9E" w:rsidR="00575EC2" w:rsidRDefault="00151795" w:rsidP="00151795">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Reducing a complex task into binary questions </w:t>
      </w:r>
      <w:r w:rsidR="00180692">
        <w:rPr>
          <w:rFonts w:ascii="Times New Roman" w:eastAsia="Times New Roman" w:hAnsi="Times New Roman" w:cs="Times New Roman"/>
          <w:sz w:val="22"/>
          <w:szCs w:val="22"/>
        </w:rPr>
        <w:t>enables the integration of simpler machine learning for automated image identification at every step of the filtering process</w:t>
      </w:r>
      <w:r w:rsidR="006F382B">
        <w:rPr>
          <w:rFonts w:ascii="Times New Roman" w:eastAsia="Times New Roman" w:hAnsi="Times New Roman" w:cs="Times New Roman"/>
          <w:sz w:val="22"/>
          <w:szCs w:val="22"/>
        </w:rPr>
        <w:t xml:space="preserve"> (see e.g. </w:t>
      </w:r>
      <w:proofErr w:type="spellStart"/>
      <w:r w:rsidR="006F382B">
        <w:rPr>
          <w:rFonts w:ascii="Times New Roman" w:eastAsia="Times New Roman" w:hAnsi="Times New Roman" w:cs="Times New Roman"/>
          <w:sz w:val="22"/>
          <w:szCs w:val="22"/>
        </w:rPr>
        <w:t>Allwein</w:t>
      </w:r>
      <w:proofErr w:type="spellEnd"/>
      <w:r w:rsidR="006F382B">
        <w:rPr>
          <w:rFonts w:ascii="Times New Roman" w:eastAsia="Times New Roman" w:hAnsi="Times New Roman" w:cs="Times New Roman"/>
          <w:sz w:val="22"/>
          <w:szCs w:val="22"/>
        </w:rPr>
        <w:t xml:space="preserve"> et al 2000</w:t>
      </w:r>
      <w:r>
        <w:rPr>
          <w:rFonts w:ascii="Times New Roman" w:eastAsia="Times New Roman" w:hAnsi="Times New Roman" w:cs="Times New Roman"/>
          <w:sz w:val="22"/>
          <w:szCs w:val="22"/>
        </w:rPr>
        <w:t>). It also enables</w:t>
      </w:r>
      <w:r w:rsidR="00F33EDC">
        <w:rPr>
          <w:rFonts w:ascii="Times New Roman" w:eastAsia="Times New Roman" w:hAnsi="Times New Roman" w:cs="Times New Roman"/>
          <w:sz w:val="22"/>
          <w:szCs w:val="22"/>
        </w:rPr>
        <w:t xml:space="preserve"> </w:t>
      </w:r>
      <w:r w:rsidR="00CE7B11">
        <w:rPr>
          <w:rFonts w:ascii="Times New Roman" w:eastAsia="Times New Roman" w:hAnsi="Times New Roman" w:cs="Times New Roman"/>
          <w:sz w:val="22"/>
          <w:szCs w:val="22"/>
        </w:rPr>
        <w:t>better</w:t>
      </w:r>
      <w:r w:rsidR="00F33EDC">
        <w:rPr>
          <w:rFonts w:ascii="Times New Roman" w:eastAsia="Times New Roman" w:hAnsi="Times New Roman" w:cs="Times New Roman"/>
          <w:sz w:val="22"/>
          <w:szCs w:val="22"/>
        </w:rPr>
        <w:t xml:space="preserve"> portability to mobile devices</w:t>
      </w:r>
      <w:r w:rsidR="00894AD7">
        <w:rPr>
          <w:rFonts w:ascii="Times New Roman" w:eastAsia="Times New Roman" w:hAnsi="Times New Roman" w:cs="Times New Roman"/>
          <w:sz w:val="22"/>
          <w:szCs w:val="22"/>
        </w:rPr>
        <w:t>:</w:t>
      </w:r>
      <w:r w:rsidR="00F33EDC">
        <w:rPr>
          <w:rFonts w:ascii="Times New Roman" w:eastAsia="Times New Roman" w:hAnsi="Times New Roman" w:cs="Times New Roman"/>
          <w:sz w:val="22"/>
          <w:szCs w:val="22"/>
        </w:rPr>
        <w:t xml:space="preserve"> the classification</w:t>
      </w:r>
      <w:r w:rsidR="00EB3EE9">
        <w:rPr>
          <w:rFonts w:ascii="Times New Roman" w:eastAsia="Times New Roman" w:hAnsi="Times New Roman" w:cs="Times New Roman"/>
          <w:sz w:val="22"/>
          <w:szCs w:val="22"/>
        </w:rPr>
        <w:t xml:space="preserve"> task is simpler</w:t>
      </w:r>
      <w:r w:rsidR="00894AD7">
        <w:rPr>
          <w:rFonts w:ascii="Times New Roman" w:eastAsia="Times New Roman" w:hAnsi="Times New Roman" w:cs="Times New Roman"/>
          <w:sz w:val="22"/>
          <w:szCs w:val="22"/>
        </w:rPr>
        <w:t>, thus</w:t>
      </w:r>
      <w:r w:rsidR="00EB3EE9">
        <w:rPr>
          <w:rFonts w:ascii="Times New Roman" w:eastAsia="Times New Roman" w:hAnsi="Times New Roman" w:cs="Times New Roman"/>
          <w:sz w:val="22"/>
          <w:szCs w:val="22"/>
        </w:rPr>
        <w:t xml:space="preserve"> requiring less screen “real-estate</w:t>
      </w:r>
      <w:r w:rsidR="00894AD7">
        <w:rPr>
          <w:rFonts w:ascii="Times New Roman" w:eastAsia="Times New Roman" w:hAnsi="Times New Roman" w:cs="Times New Roman"/>
          <w:sz w:val="22"/>
          <w:szCs w:val="22"/>
        </w:rPr>
        <w:t>,</w:t>
      </w:r>
      <w:r w:rsidR="00EB3EE9">
        <w:rPr>
          <w:rFonts w:ascii="Times New Roman" w:eastAsia="Times New Roman" w:hAnsi="Times New Roman" w:cs="Times New Roman"/>
          <w:sz w:val="22"/>
          <w:szCs w:val="22"/>
        </w:rPr>
        <w:t>” and</w:t>
      </w:r>
      <w:r w:rsidR="00F33EDC">
        <w:rPr>
          <w:rFonts w:ascii="Times New Roman" w:eastAsia="Times New Roman" w:hAnsi="Times New Roman" w:cs="Times New Roman"/>
          <w:sz w:val="22"/>
          <w:szCs w:val="22"/>
        </w:rPr>
        <w:t xml:space="preserve"> can</w:t>
      </w:r>
      <w:r w:rsidR="00EB3EE9">
        <w:rPr>
          <w:rFonts w:ascii="Times New Roman" w:eastAsia="Times New Roman" w:hAnsi="Times New Roman" w:cs="Times New Roman"/>
          <w:sz w:val="22"/>
          <w:szCs w:val="22"/>
        </w:rPr>
        <w:t xml:space="preserve"> also</w:t>
      </w:r>
      <w:r w:rsidR="00F33EDC">
        <w:rPr>
          <w:rFonts w:ascii="Times New Roman" w:eastAsia="Times New Roman" w:hAnsi="Times New Roman" w:cs="Times New Roman"/>
          <w:sz w:val="22"/>
          <w:szCs w:val="22"/>
        </w:rPr>
        <w:t xml:space="preserve"> be reduced to gross motor movements such as </w:t>
      </w:r>
      <w:r w:rsidR="00EB3EE9">
        <w:rPr>
          <w:rFonts w:ascii="Times New Roman" w:eastAsia="Times New Roman" w:hAnsi="Times New Roman" w:cs="Times New Roman"/>
          <w:sz w:val="22"/>
          <w:szCs w:val="22"/>
        </w:rPr>
        <w:t xml:space="preserve">“swiping” left or right. </w:t>
      </w:r>
      <w:r w:rsidR="00180692">
        <w:rPr>
          <w:rFonts w:ascii="Times New Roman" w:eastAsia="Times New Roman" w:hAnsi="Times New Roman" w:cs="Times New Roman"/>
          <w:sz w:val="22"/>
          <w:szCs w:val="22"/>
        </w:rPr>
        <w:t xml:space="preserve">Thus, although images would ultimately require more classifications to produce the same </w:t>
      </w:r>
      <w:r w:rsidR="00180692">
        <w:rPr>
          <w:rFonts w:ascii="Times New Roman" w:eastAsia="Times New Roman" w:hAnsi="Times New Roman" w:cs="Times New Roman"/>
          <w:sz w:val="22"/>
          <w:szCs w:val="22"/>
        </w:rPr>
        <w:lastRenderedPageBreak/>
        <w:t xml:space="preserve">amount of final information, the ease of classification and ability to integrate </w:t>
      </w:r>
      <w:r w:rsidR="00D1479F">
        <w:rPr>
          <w:rFonts w:ascii="Times New Roman" w:eastAsia="Times New Roman" w:hAnsi="Times New Roman" w:cs="Times New Roman"/>
          <w:sz w:val="22"/>
          <w:szCs w:val="22"/>
        </w:rPr>
        <w:t xml:space="preserve">simple </w:t>
      </w:r>
      <w:r w:rsidR="00180692">
        <w:rPr>
          <w:rFonts w:ascii="Times New Roman" w:eastAsia="Times New Roman" w:hAnsi="Times New Roman" w:cs="Times New Roman"/>
          <w:sz w:val="22"/>
          <w:szCs w:val="22"/>
        </w:rPr>
        <w:t>machine learning routines could provide benefits to efficiency that far outweigh the increase in classification counts.</w:t>
      </w:r>
    </w:p>
    <w:p w14:paraId="2844FDDD" w14:textId="77777777" w:rsidR="00575EC2" w:rsidRDefault="00575EC2">
      <w:pPr>
        <w:rPr>
          <w:rFonts w:ascii="Times New Roman" w:eastAsia="Times New Roman" w:hAnsi="Times New Roman" w:cs="Times New Roman"/>
          <w:sz w:val="22"/>
          <w:szCs w:val="22"/>
        </w:rPr>
      </w:pPr>
    </w:p>
    <w:p w14:paraId="4F1B933D" w14:textId="39FA8618" w:rsidR="00556228"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However, altering </w:t>
      </w:r>
      <w:r w:rsidR="001B15C8">
        <w:rPr>
          <w:rFonts w:ascii="Times New Roman" w:eastAsia="Times New Roman" w:hAnsi="Times New Roman" w:cs="Times New Roman"/>
          <w:sz w:val="22"/>
          <w:szCs w:val="22"/>
        </w:rPr>
        <w:t>project</w:t>
      </w:r>
      <w:r w:rsidR="001B15C8">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design can have </w:t>
      </w:r>
      <w:r w:rsidR="00E84102">
        <w:rPr>
          <w:rFonts w:ascii="Times New Roman" w:eastAsia="Times New Roman" w:hAnsi="Times New Roman" w:cs="Times New Roman"/>
          <w:sz w:val="22"/>
          <w:szCs w:val="22"/>
        </w:rPr>
        <w:t xml:space="preserve">wide-ranging and </w:t>
      </w:r>
      <w:r>
        <w:rPr>
          <w:rFonts w:ascii="Times New Roman" w:eastAsia="Times New Roman" w:hAnsi="Times New Roman" w:cs="Times New Roman"/>
          <w:sz w:val="22"/>
          <w:szCs w:val="22"/>
        </w:rPr>
        <w:t xml:space="preserve">unanticipated impacts on </w:t>
      </w:r>
      <w:r w:rsidR="009E1EB8">
        <w:rPr>
          <w:rFonts w:ascii="Times New Roman" w:eastAsia="Times New Roman" w:hAnsi="Times New Roman" w:cs="Times New Roman"/>
          <w:sz w:val="22"/>
          <w:szCs w:val="22"/>
        </w:rPr>
        <w:t xml:space="preserve">the nature of volunteer participation. </w:t>
      </w:r>
      <w:r w:rsidR="00723893">
        <w:rPr>
          <w:rFonts w:ascii="Times New Roman" w:eastAsia="Times New Roman" w:hAnsi="Times New Roman" w:cs="Times New Roman"/>
          <w:sz w:val="22"/>
          <w:szCs w:val="22"/>
        </w:rPr>
        <w:t>F</w:t>
      </w:r>
      <w:r w:rsidR="00E84102">
        <w:rPr>
          <w:rFonts w:ascii="Times New Roman" w:eastAsia="Times New Roman" w:hAnsi="Times New Roman" w:cs="Times New Roman"/>
          <w:sz w:val="22"/>
          <w:szCs w:val="22"/>
        </w:rPr>
        <w:t>or example, a</w:t>
      </w:r>
      <w:r w:rsidR="001B15C8">
        <w:rPr>
          <w:rFonts w:ascii="Times New Roman" w:eastAsia="Times New Roman" w:hAnsi="Times New Roman" w:cs="Times New Roman"/>
          <w:sz w:val="22"/>
          <w:szCs w:val="22"/>
        </w:rPr>
        <w:t xml:space="preserve"> study of volunteer behavior on </w:t>
      </w:r>
      <w:r w:rsidR="001B15C8" w:rsidRPr="0090616F">
        <w:rPr>
          <w:rFonts w:ascii="Times New Roman" w:eastAsia="Times New Roman" w:hAnsi="Times New Roman" w:cs="Times New Roman"/>
          <w:i/>
          <w:sz w:val="22"/>
          <w:szCs w:val="22"/>
        </w:rPr>
        <w:t>Snapshot Serengeti</w:t>
      </w:r>
      <w:r w:rsidR="001B15C8">
        <w:rPr>
          <w:rFonts w:ascii="Times New Roman" w:eastAsia="Times New Roman" w:hAnsi="Times New Roman" w:cs="Times New Roman"/>
          <w:sz w:val="22"/>
          <w:szCs w:val="22"/>
        </w:rPr>
        <w:t xml:space="preserve"> (www.snapshotserengeti.org), which asks volunteers to identify African animals as one of &gt;50 species (Swanson et al. 2015), revealed that volunteers </w:t>
      </w:r>
      <w:r w:rsidR="00A07BA8">
        <w:rPr>
          <w:rFonts w:ascii="Times New Roman" w:eastAsia="Times New Roman" w:hAnsi="Times New Roman" w:cs="Times New Roman"/>
          <w:sz w:val="22"/>
          <w:szCs w:val="22"/>
        </w:rPr>
        <w:t>spent more time classifying</w:t>
      </w:r>
      <w:r w:rsidR="001B15C8">
        <w:rPr>
          <w:rFonts w:ascii="Times New Roman" w:eastAsia="Times New Roman" w:hAnsi="Times New Roman" w:cs="Times New Roman"/>
          <w:sz w:val="22"/>
          <w:szCs w:val="22"/>
        </w:rPr>
        <w:t xml:space="preserve"> when they received high proportions of “blank” images, which </w:t>
      </w:r>
      <w:r w:rsidR="00A07BA8">
        <w:rPr>
          <w:rFonts w:ascii="Times New Roman" w:eastAsia="Times New Roman" w:hAnsi="Times New Roman" w:cs="Times New Roman"/>
          <w:sz w:val="22"/>
          <w:szCs w:val="22"/>
        </w:rPr>
        <w:t>took</w:t>
      </w:r>
      <w:r w:rsidR="001B15C8">
        <w:rPr>
          <w:rFonts w:ascii="Times New Roman" w:eastAsia="Times New Roman" w:hAnsi="Times New Roman" w:cs="Times New Roman"/>
          <w:sz w:val="22"/>
          <w:szCs w:val="22"/>
        </w:rPr>
        <w:t xml:space="preserve"> less time and effort to classify (Bowyer et al. 2016).</w:t>
      </w:r>
      <w:r w:rsidR="001B15C8">
        <w:rPr>
          <w:rFonts w:ascii="Times New Roman" w:eastAsia="Times New Roman" w:hAnsi="Times New Roman" w:cs="Times New Roman"/>
          <w:sz w:val="22"/>
          <w:szCs w:val="22"/>
        </w:rPr>
        <w:t xml:space="preserve"> </w:t>
      </w:r>
      <w:r w:rsidR="00E84102">
        <w:rPr>
          <w:rFonts w:ascii="Times New Roman" w:eastAsia="Times New Roman" w:hAnsi="Times New Roman" w:cs="Times New Roman"/>
          <w:sz w:val="22"/>
          <w:szCs w:val="22"/>
        </w:rPr>
        <w:t xml:space="preserve">Recent work by </w:t>
      </w:r>
      <w:proofErr w:type="spellStart"/>
      <w:r w:rsidR="00E84102">
        <w:rPr>
          <w:rFonts w:ascii="Times New Roman" w:eastAsia="Times New Roman" w:hAnsi="Times New Roman" w:cs="Times New Roman"/>
          <w:sz w:val="22"/>
          <w:szCs w:val="22"/>
        </w:rPr>
        <w:t>Spiers</w:t>
      </w:r>
      <w:proofErr w:type="spellEnd"/>
      <w:r w:rsidR="00E84102">
        <w:rPr>
          <w:rFonts w:ascii="Times New Roman" w:eastAsia="Times New Roman" w:hAnsi="Times New Roman" w:cs="Times New Roman"/>
          <w:sz w:val="22"/>
          <w:szCs w:val="22"/>
        </w:rPr>
        <w:t xml:space="preserve"> and </w:t>
      </w:r>
      <w:proofErr w:type="spellStart"/>
      <w:r w:rsidR="00E84102">
        <w:rPr>
          <w:rFonts w:ascii="Times New Roman" w:eastAsia="Times New Roman" w:hAnsi="Times New Roman" w:cs="Times New Roman"/>
          <w:sz w:val="22"/>
          <w:szCs w:val="22"/>
        </w:rPr>
        <w:t>Lintott</w:t>
      </w:r>
      <w:proofErr w:type="spellEnd"/>
      <w:r w:rsidR="00E84102">
        <w:rPr>
          <w:rFonts w:ascii="Times New Roman" w:eastAsia="Times New Roman" w:hAnsi="Times New Roman" w:cs="Times New Roman"/>
          <w:sz w:val="22"/>
          <w:szCs w:val="22"/>
        </w:rPr>
        <w:t xml:space="preserve"> (in prep)</w:t>
      </w:r>
      <w:r w:rsidR="0092155C">
        <w:rPr>
          <w:rFonts w:ascii="Times New Roman" w:eastAsia="Times New Roman" w:hAnsi="Times New Roman" w:cs="Times New Roman"/>
          <w:sz w:val="22"/>
          <w:szCs w:val="22"/>
        </w:rPr>
        <w:t xml:space="preserve"> </w:t>
      </w:r>
      <w:r w:rsidR="00A07BA8">
        <w:rPr>
          <w:rFonts w:ascii="Times New Roman" w:eastAsia="Times New Roman" w:hAnsi="Times New Roman" w:cs="Times New Roman"/>
          <w:sz w:val="22"/>
          <w:szCs w:val="22"/>
        </w:rPr>
        <w:t>document</w:t>
      </w:r>
      <w:r w:rsidR="00737059">
        <w:rPr>
          <w:rFonts w:ascii="Times New Roman" w:eastAsia="Times New Roman" w:hAnsi="Times New Roman" w:cs="Times New Roman"/>
          <w:sz w:val="22"/>
          <w:szCs w:val="22"/>
        </w:rPr>
        <w:t>s</w:t>
      </w:r>
      <w:r w:rsidR="00A07BA8">
        <w:rPr>
          <w:rFonts w:ascii="Times New Roman" w:eastAsia="Times New Roman" w:hAnsi="Times New Roman" w:cs="Times New Roman"/>
          <w:sz w:val="22"/>
          <w:szCs w:val="22"/>
        </w:rPr>
        <w:t xml:space="preserve"> farther-reaching consequences </w:t>
      </w:r>
      <w:r w:rsidR="00737059">
        <w:rPr>
          <w:rFonts w:ascii="Times New Roman" w:eastAsia="Times New Roman" w:hAnsi="Times New Roman" w:cs="Times New Roman"/>
          <w:sz w:val="22"/>
          <w:szCs w:val="22"/>
        </w:rPr>
        <w:t xml:space="preserve">on the volunteer community: </w:t>
      </w:r>
      <w:r w:rsidR="002C513F">
        <w:rPr>
          <w:rFonts w:ascii="Times New Roman" w:eastAsia="Times New Roman" w:hAnsi="Times New Roman" w:cs="Times New Roman"/>
          <w:sz w:val="22"/>
          <w:szCs w:val="22"/>
        </w:rPr>
        <w:t xml:space="preserve">On </w:t>
      </w:r>
      <w:r w:rsidR="002C513F" w:rsidRPr="00C15D30">
        <w:rPr>
          <w:rFonts w:ascii="Times New Roman" w:eastAsia="Times New Roman" w:hAnsi="Times New Roman" w:cs="Times New Roman"/>
          <w:i/>
          <w:sz w:val="22"/>
          <w:szCs w:val="22"/>
        </w:rPr>
        <w:t>Supernova Hunters</w:t>
      </w:r>
      <w:r w:rsidR="002C513F">
        <w:rPr>
          <w:rFonts w:ascii="Times New Roman" w:eastAsia="Times New Roman" w:hAnsi="Times New Roman" w:cs="Times New Roman"/>
          <w:i/>
          <w:sz w:val="22"/>
          <w:szCs w:val="22"/>
        </w:rPr>
        <w:t xml:space="preserve">, </w:t>
      </w:r>
      <w:r w:rsidR="002C513F" w:rsidRPr="00C92C0B">
        <w:rPr>
          <w:rFonts w:ascii="Times New Roman" w:eastAsia="Times New Roman" w:hAnsi="Times New Roman" w:cs="Times New Roman"/>
          <w:sz w:val="22"/>
          <w:szCs w:val="22"/>
        </w:rPr>
        <w:t>the</w:t>
      </w:r>
      <w:r w:rsidR="00F2670A">
        <w:rPr>
          <w:rFonts w:ascii="Times New Roman" w:eastAsia="Times New Roman" w:hAnsi="Times New Roman" w:cs="Times New Roman"/>
          <w:sz w:val="22"/>
          <w:szCs w:val="22"/>
        </w:rPr>
        <w:t xml:space="preserve"> </w:t>
      </w:r>
      <w:r w:rsidR="002C513F">
        <w:rPr>
          <w:rFonts w:ascii="Times New Roman" w:eastAsia="Times New Roman" w:hAnsi="Times New Roman" w:cs="Times New Roman"/>
          <w:sz w:val="22"/>
          <w:szCs w:val="22"/>
        </w:rPr>
        <w:t>regular release</w:t>
      </w:r>
      <w:r w:rsidR="00E80192">
        <w:rPr>
          <w:rFonts w:ascii="Times New Roman" w:eastAsia="Times New Roman" w:hAnsi="Times New Roman" w:cs="Times New Roman"/>
          <w:sz w:val="22"/>
          <w:szCs w:val="22"/>
        </w:rPr>
        <w:t xml:space="preserve"> </w:t>
      </w:r>
      <w:r w:rsidR="002C513F">
        <w:rPr>
          <w:rFonts w:ascii="Times New Roman" w:eastAsia="Times New Roman" w:hAnsi="Times New Roman" w:cs="Times New Roman"/>
          <w:sz w:val="22"/>
          <w:szCs w:val="22"/>
        </w:rPr>
        <w:t xml:space="preserve">of </w:t>
      </w:r>
      <w:r w:rsidR="00E80192">
        <w:rPr>
          <w:rFonts w:ascii="Times New Roman" w:eastAsia="Times New Roman" w:hAnsi="Times New Roman" w:cs="Times New Roman"/>
          <w:sz w:val="22"/>
          <w:szCs w:val="22"/>
        </w:rPr>
        <w:t>small datasets that were quickly</w:t>
      </w:r>
      <w:r w:rsidR="00737059">
        <w:rPr>
          <w:rFonts w:ascii="Times New Roman" w:eastAsia="Times New Roman" w:hAnsi="Times New Roman" w:cs="Times New Roman"/>
          <w:sz w:val="22"/>
          <w:szCs w:val="22"/>
        </w:rPr>
        <w:t xml:space="preserve"> completed</w:t>
      </w:r>
      <w:r w:rsidR="002C513F">
        <w:rPr>
          <w:rFonts w:ascii="Times New Roman" w:eastAsia="Times New Roman" w:hAnsi="Times New Roman" w:cs="Times New Roman"/>
          <w:sz w:val="22"/>
          <w:szCs w:val="22"/>
        </w:rPr>
        <w:t xml:space="preserve"> created highly skewed volunteer contributions and may explain the overwhelmingly older-male demographic of the project. </w:t>
      </w:r>
      <w:r w:rsidR="00E80192">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Thus, changing the classification methodology from a traditional survey design to a </w:t>
      </w:r>
      <w:r w:rsidR="00CF3F71">
        <w:rPr>
          <w:rFonts w:ascii="Times New Roman" w:eastAsia="Times New Roman" w:hAnsi="Times New Roman" w:cs="Times New Roman"/>
          <w:sz w:val="22"/>
          <w:szCs w:val="22"/>
        </w:rPr>
        <w:t>cascade</w:t>
      </w:r>
      <w:r>
        <w:rPr>
          <w:rFonts w:ascii="Times New Roman" w:eastAsia="Times New Roman" w:hAnsi="Times New Roman" w:cs="Times New Roman"/>
          <w:sz w:val="22"/>
          <w:szCs w:val="22"/>
        </w:rPr>
        <w:t xml:space="preserve"> filtering approach could impact data quantity and quality as well as the nature of volunteer communities contributing to a project.  </w:t>
      </w:r>
    </w:p>
    <w:p w14:paraId="0C86FF70" w14:textId="77777777" w:rsidR="00E84102" w:rsidRPr="002C513F" w:rsidRDefault="00E84102">
      <w:pPr>
        <w:rPr>
          <w:rFonts w:ascii="Times New Roman" w:eastAsia="Times New Roman" w:hAnsi="Times New Roman" w:cs="Times New Roman"/>
          <w:sz w:val="22"/>
          <w:szCs w:val="22"/>
        </w:rPr>
      </w:pPr>
    </w:p>
    <w:p w14:paraId="0152A0F8" w14:textId="429EB974" w:rsidR="002C513F" w:rsidRPr="00C92C0B" w:rsidRDefault="00556228">
      <w:pPr>
        <w:rPr>
          <w:rFonts w:ascii="Times New Roman" w:hAnsi="Times New Roman" w:cs="Times New Roman"/>
          <w:sz w:val="22"/>
          <w:szCs w:val="22"/>
        </w:rPr>
      </w:pPr>
      <w:r w:rsidRPr="00C92C0B">
        <w:rPr>
          <w:rFonts w:ascii="Times New Roman" w:hAnsi="Times New Roman" w:cs="Times New Roman"/>
          <w:sz w:val="22"/>
          <w:szCs w:val="22"/>
        </w:rPr>
        <w:t>In this paper, for the first time, we directly compare classification paper for two implem</w:t>
      </w:r>
      <w:r w:rsidR="00D133A6" w:rsidRPr="00C92C0B">
        <w:rPr>
          <w:rFonts w:ascii="Times New Roman" w:hAnsi="Times New Roman" w:cs="Times New Roman"/>
          <w:sz w:val="22"/>
          <w:szCs w:val="22"/>
        </w:rPr>
        <w:t>entations of the same project: o</w:t>
      </w:r>
      <w:r w:rsidRPr="00C92C0B">
        <w:rPr>
          <w:rFonts w:ascii="Times New Roman" w:hAnsi="Times New Roman" w:cs="Times New Roman"/>
          <w:sz w:val="22"/>
          <w:szCs w:val="22"/>
        </w:rPr>
        <w:t xml:space="preserve">ne </w:t>
      </w:r>
      <w:r w:rsidR="00D133A6" w:rsidRPr="00C92C0B">
        <w:rPr>
          <w:rFonts w:ascii="Times New Roman" w:hAnsi="Times New Roman" w:cs="Times New Roman"/>
          <w:sz w:val="22"/>
          <w:szCs w:val="22"/>
        </w:rPr>
        <w:t>using</w:t>
      </w:r>
      <w:r w:rsidRPr="00C92C0B">
        <w:rPr>
          <w:rFonts w:ascii="Times New Roman" w:hAnsi="Times New Roman" w:cs="Times New Roman"/>
          <w:sz w:val="22"/>
          <w:szCs w:val="22"/>
        </w:rPr>
        <w:t xml:space="preserve"> a ‘traditional’ design</w:t>
      </w:r>
      <w:r w:rsidR="00D133A6" w:rsidRPr="00C92C0B">
        <w:rPr>
          <w:rFonts w:ascii="Times New Roman" w:hAnsi="Times New Roman" w:cs="Times New Roman"/>
          <w:sz w:val="22"/>
          <w:szCs w:val="22"/>
        </w:rPr>
        <w:t>,</w:t>
      </w:r>
      <w:r w:rsidRPr="00C92C0B">
        <w:rPr>
          <w:rFonts w:ascii="Times New Roman" w:hAnsi="Times New Roman" w:cs="Times New Roman"/>
          <w:sz w:val="22"/>
          <w:szCs w:val="22"/>
        </w:rPr>
        <w:t xml:space="preserve"> which solicits a full set of answers, </w:t>
      </w:r>
      <w:r w:rsidR="00D133A6" w:rsidRPr="00C92C0B">
        <w:rPr>
          <w:rFonts w:ascii="Times New Roman" w:hAnsi="Times New Roman" w:cs="Times New Roman"/>
          <w:sz w:val="22"/>
          <w:szCs w:val="22"/>
        </w:rPr>
        <w:t xml:space="preserve">and </w:t>
      </w:r>
      <w:r w:rsidRPr="00C92C0B">
        <w:rPr>
          <w:rFonts w:ascii="Times New Roman" w:hAnsi="Times New Roman" w:cs="Times New Roman"/>
          <w:sz w:val="22"/>
          <w:szCs w:val="22"/>
        </w:rPr>
        <w:t xml:space="preserve">the other </w:t>
      </w:r>
      <w:r w:rsidR="00D133A6" w:rsidRPr="00C92C0B">
        <w:rPr>
          <w:rFonts w:ascii="Times New Roman" w:hAnsi="Times New Roman" w:cs="Times New Roman"/>
          <w:sz w:val="22"/>
          <w:szCs w:val="22"/>
        </w:rPr>
        <w:t>utilizing</w:t>
      </w:r>
      <w:r w:rsidRPr="00C92C0B">
        <w:rPr>
          <w:rFonts w:ascii="Times New Roman" w:hAnsi="Times New Roman" w:cs="Times New Roman"/>
          <w:sz w:val="22"/>
          <w:szCs w:val="22"/>
        </w:rPr>
        <w:t xml:space="preserve"> a cascade design.</w:t>
      </w:r>
      <w:r w:rsidRPr="002C513F">
        <w:rPr>
          <w:rFonts w:ascii="Times New Roman" w:eastAsia="Times New Roman" w:hAnsi="Times New Roman" w:cs="Times New Roman"/>
          <w:sz w:val="22"/>
          <w:szCs w:val="22"/>
        </w:rPr>
        <w:t xml:space="preserve"> </w:t>
      </w:r>
      <w:r w:rsidR="002C513F" w:rsidRPr="00C92C0B">
        <w:rPr>
          <w:rFonts w:ascii="Times New Roman" w:hAnsi="Times New Roman" w:cs="Times New Roman"/>
          <w:sz w:val="22"/>
          <w:szCs w:val="22"/>
        </w:rPr>
        <w:t>While models based on gamification would suggest that the introduction of a repetitive, simple interface would increase participation (</w:t>
      </w:r>
      <w:r w:rsidR="00171139">
        <w:rPr>
          <w:rFonts w:ascii="Times New Roman" w:hAnsi="Times New Roman" w:cs="Times New Roman"/>
          <w:sz w:val="22"/>
          <w:szCs w:val="22"/>
        </w:rPr>
        <w:t>CITE</w:t>
      </w:r>
      <w:r w:rsidR="002C513F" w:rsidRPr="00C92C0B">
        <w:rPr>
          <w:rFonts w:ascii="Times New Roman" w:hAnsi="Times New Roman" w:cs="Times New Roman"/>
          <w:sz w:val="22"/>
          <w:szCs w:val="22"/>
        </w:rPr>
        <w:t>), previous studies of co</w:t>
      </w:r>
      <w:r w:rsidR="002C513F" w:rsidRPr="002C513F">
        <w:rPr>
          <w:rFonts w:ascii="Times New Roman" w:hAnsi="Times New Roman" w:cs="Times New Roman"/>
          <w:sz w:val="22"/>
          <w:szCs w:val="22"/>
        </w:rPr>
        <w:t>mplex citizen science projects</w:t>
      </w:r>
      <w:r w:rsidR="002C513F" w:rsidRPr="00C92C0B">
        <w:rPr>
          <w:rFonts w:ascii="Times New Roman" w:hAnsi="Times New Roman" w:cs="Times New Roman"/>
          <w:sz w:val="22"/>
          <w:szCs w:val="22"/>
        </w:rPr>
        <w:t xml:space="preserve"> have found that gamification of this kind may be problematic</w:t>
      </w:r>
      <w:r w:rsidR="002C513F">
        <w:rPr>
          <w:rFonts w:ascii="Times New Roman" w:hAnsi="Times New Roman" w:cs="Times New Roman"/>
          <w:sz w:val="22"/>
          <w:szCs w:val="22"/>
        </w:rPr>
        <w:t xml:space="preserve"> </w:t>
      </w:r>
      <w:r w:rsidR="002C513F" w:rsidRPr="002C513F">
        <w:rPr>
          <w:rFonts w:ascii="Times New Roman" w:hAnsi="Times New Roman" w:cs="Times New Roman"/>
          <w:sz w:val="22"/>
          <w:szCs w:val="22"/>
        </w:rPr>
        <w:t>(</w:t>
      </w:r>
      <w:r w:rsidR="002C513F" w:rsidRPr="00C15D30">
        <w:rPr>
          <w:rFonts w:ascii="Times New Roman" w:hAnsi="Times New Roman" w:cs="Times New Roman"/>
          <w:sz w:val="22"/>
          <w:szCs w:val="22"/>
        </w:rPr>
        <w:t>Eveleigh</w:t>
      </w:r>
      <w:r w:rsidR="002C513F">
        <w:rPr>
          <w:rFonts w:ascii="Times New Roman" w:hAnsi="Times New Roman" w:cs="Times New Roman"/>
          <w:sz w:val="22"/>
          <w:szCs w:val="22"/>
        </w:rPr>
        <w:t xml:space="preserve"> et al. 2014</w:t>
      </w:r>
      <w:r w:rsidR="002C513F" w:rsidRPr="00C15D30">
        <w:rPr>
          <w:rFonts w:ascii="Times New Roman" w:hAnsi="Times New Roman" w:cs="Times New Roman"/>
          <w:sz w:val="22"/>
          <w:szCs w:val="22"/>
        </w:rPr>
        <w:t>)</w:t>
      </w:r>
      <w:r w:rsidR="002C513F" w:rsidRPr="00C92C0B">
        <w:rPr>
          <w:rFonts w:ascii="Times New Roman" w:hAnsi="Times New Roman" w:cs="Times New Roman"/>
          <w:sz w:val="22"/>
          <w:szCs w:val="22"/>
        </w:rPr>
        <w:t>. If volunteers are motivated directly by a desire to contribute to research, it seems possible that they will seek out experiences which seem to allow them to contribute most, providing all the information they can for each image.</w:t>
      </w:r>
    </w:p>
    <w:p w14:paraId="236E204D" w14:textId="77777777" w:rsidR="002C513F" w:rsidRPr="002C513F" w:rsidRDefault="002C513F">
      <w:pPr>
        <w:rPr>
          <w:rFonts w:ascii="Times New Roman" w:eastAsia="Times New Roman" w:hAnsi="Times New Roman" w:cs="Times New Roman"/>
          <w:sz w:val="22"/>
          <w:szCs w:val="22"/>
        </w:rPr>
      </w:pPr>
    </w:p>
    <w:p w14:paraId="66474703" w14:textId="6F9ED18D" w:rsidR="00575EC2" w:rsidRDefault="00556228" w:rsidP="00556228">
      <w:pPr>
        <w:rPr>
          <w:rFonts w:ascii="Times New Roman" w:eastAsia="Times New Roman" w:hAnsi="Times New Roman" w:cs="Times New Roman"/>
          <w:sz w:val="22"/>
          <w:szCs w:val="22"/>
        </w:rPr>
      </w:pPr>
      <w:r>
        <w:rPr>
          <w:rFonts w:ascii="Times New Roman" w:eastAsia="Times New Roman" w:hAnsi="Times New Roman" w:cs="Times New Roman"/>
          <w:sz w:val="22"/>
          <w:szCs w:val="22"/>
        </w:rPr>
        <w:t>W</w:t>
      </w:r>
      <w:r w:rsidR="00180692">
        <w:rPr>
          <w:rFonts w:ascii="Times New Roman" w:eastAsia="Times New Roman" w:hAnsi="Times New Roman" w:cs="Times New Roman"/>
          <w:sz w:val="22"/>
          <w:szCs w:val="22"/>
        </w:rPr>
        <w:t xml:space="preserve">e evaluate the effects of these different designs within a single Zooniverse project, </w:t>
      </w:r>
      <w:r w:rsidR="00180692" w:rsidRPr="004651F7">
        <w:rPr>
          <w:rFonts w:ascii="Times New Roman" w:eastAsia="Times New Roman" w:hAnsi="Times New Roman" w:cs="Times New Roman"/>
          <w:i/>
          <w:sz w:val="22"/>
          <w:szCs w:val="22"/>
        </w:rPr>
        <w:t>Snapshots at Sea</w:t>
      </w:r>
      <w:r w:rsidR="00180692">
        <w:rPr>
          <w:rFonts w:ascii="Times New Roman" w:eastAsia="Times New Roman" w:hAnsi="Times New Roman" w:cs="Times New Roman"/>
          <w:sz w:val="22"/>
          <w:szCs w:val="22"/>
        </w:rPr>
        <w:t xml:space="preserve"> (</w:t>
      </w:r>
      <w:hyperlink r:id="rId13">
        <w:r w:rsidR="00180692">
          <w:rPr>
            <w:rFonts w:ascii="Times New Roman" w:eastAsia="Times New Roman" w:hAnsi="Times New Roman" w:cs="Times New Roman"/>
            <w:color w:val="1155CC"/>
            <w:sz w:val="22"/>
            <w:szCs w:val="22"/>
            <w:u w:val="single"/>
          </w:rPr>
          <w:t>www.snapshotsatsea.org</w:t>
        </w:r>
      </w:hyperlink>
      <w:r w:rsidR="00180692">
        <w:rPr>
          <w:rFonts w:ascii="Times New Roman" w:eastAsia="Times New Roman" w:hAnsi="Times New Roman" w:cs="Times New Roman"/>
          <w:sz w:val="22"/>
          <w:szCs w:val="22"/>
        </w:rPr>
        <w:t>), which asks volunteers to identify humpback whale flukes (tails) from</w:t>
      </w:r>
      <w:r>
        <w:rPr>
          <w:rFonts w:ascii="Times New Roman" w:eastAsia="Times New Roman" w:hAnsi="Times New Roman" w:cs="Times New Roman"/>
          <w:sz w:val="22"/>
          <w:szCs w:val="22"/>
        </w:rPr>
        <w:t xml:space="preserve"> images contributed by tourists</w:t>
      </w:r>
      <w:r w:rsidR="00180692">
        <w:rPr>
          <w:rFonts w:ascii="Times New Roman" w:eastAsia="Times New Roman" w:hAnsi="Times New Roman" w:cs="Times New Roman"/>
          <w:sz w:val="22"/>
          <w:szCs w:val="22"/>
        </w:rPr>
        <w:t>.</w:t>
      </w:r>
      <w:r w:rsidR="00C92C0B">
        <w:rPr>
          <w:rFonts w:ascii="Times New Roman" w:eastAsia="Times New Roman" w:hAnsi="Times New Roman" w:cs="Times New Roman"/>
          <w:sz w:val="22"/>
          <w:szCs w:val="22"/>
        </w:rPr>
        <w:t xml:space="preserve"> </w:t>
      </w:r>
      <w:r w:rsidR="00180692">
        <w:rPr>
          <w:rFonts w:ascii="Times New Roman" w:eastAsia="Times New Roman" w:hAnsi="Times New Roman" w:cs="Times New Roman"/>
          <w:sz w:val="22"/>
          <w:szCs w:val="22"/>
        </w:rPr>
        <w:t xml:space="preserve">By providing volunteers with a choice of workflows </w:t>
      </w:r>
      <w:r>
        <w:rPr>
          <w:rFonts w:ascii="Times New Roman" w:eastAsia="Times New Roman" w:hAnsi="Times New Roman" w:cs="Times New Roman"/>
          <w:sz w:val="22"/>
          <w:szCs w:val="22"/>
        </w:rPr>
        <w:t xml:space="preserve">with which </w:t>
      </w:r>
      <w:r w:rsidR="00180692">
        <w:rPr>
          <w:rFonts w:ascii="Times New Roman" w:eastAsia="Times New Roman" w:hAnsi="Times New Roman" w:cs="Times New Roman"/>
          <w:sz w:val="22"/>
          <w:szCs w:val="22"/>
        </w:rPr>
        <w:t>to classify, we were able to evaluate differential effects of the alternative workflows on the project efficiency and accuracy, as well as effects on the volunteer community</w:t>
      </w:r>
      <w:r w:rsidR="0052053A">
        <w:rPr>
          <w:rFonts w:ascii="Times New Roman" w:eastAsia="Times New Roman" w:hAnsi="Times New Roman" w:cs="Times New Roman"/>
          <w:sz w:val="22"/>
          <w:szCs w:val="22"/>
        </w:rPr>
        <w:t xml:space="preserve">. The results have implications for researchers </w:t>
      </w:r>
      <w:r>
        <w:rPr>
          <w:rFonts w:ascii="Times New Roman" w:eastAsia="Times New Roman" w:hAnsi="Times New Roman" w:cs="Times New Roman"/>
          <w:sz w:val="22"/>
          <w:szCs w:val="22"/>
        </w:rPr>
        <w:t>relying on</w:t>
      </w:r>
      <w:r w:rsidR="0052053A">
        <w:rPr>
          <w:rFonts w:ascii="Times New Roman" w:eastAsia="Times New Roman" w:hAnsi="Times New Roman" w:cs="Times New Roman"/>
          <w:sz w:val="22"/>
          <w:szCs w:val="22"/>
        </w:rPr>
        <w:t xml:space="preserve"> citizen science for data interpretation and </w:t>
      </w:r>
      <w:r w:rsidR="002C6B13">
        <w:rPr>
          <w:rFonts w:ascii="Times New Roman" w:eastAsia="Times New Roman" w:hAnsi="Times New Roman" w:cs="Times New Roman"/>
          <w:sz w:val="22"/>
          <w:szCs w:val="22"/>
        </w:rPr>
        <w:t xml:space="preserve">for those making </w:t>
      </w:r>
      <w:r w:rsidR="0052053A">
        <w:rPr>
          <w:rFonts w:ascii="Times New Roman" w:eastAsia="Times New Roman" w:hAnsi="Times New Roman" w:cs="Times New Roman"/>
          <w:sz w:val="22"/>
          <w:szCs w:val="22"/>
        </w:rPr>
        <w:t xml:space="preserve">design decisions related to </w:t>
      </w:r>
      <w:r w:rsidR="002C6B13">
        <w:rPr>
          <w:rFonts w:ascii="Times New Roman" w:eastAsia="Times New Roman" w:hAnsi="Times New Roman" w:cs="Times New Roman"/>
          <w:sz w:val="22"/>
          <w:szCs w:val="22"/>
        </w:rPr>
        <w:t xml:space="preserve">the </w:t>
      </w:r>
      <w:r w:rsidR="0052053A">
        <w:rPr>
          <w:rFonts w:ascii="Times New Roman" w:eastAsia="Times New Roman" w:hAnsi="Times New Roman" w:cs="Times New Roman"/>
          <w:sz w:val="22"/>
          <w:szCs w:val="22"/>
        </w:rPr>
        <w:t xml:space="preserve">structure </w:t>
      </w:r>
      <w:r w:rsidR="002C6B13">
        <w:rPr>
          <w:rFonts w:ascii="Times New Roman" w:eastAsia="Times New Roman" w:hAnsi="Times New Roman" w:cs="Times New Roman"/>
          <w:sz w:val="22"/>
          <w:szCs w:val="22"/>
        </w:rPr>
        <w:t xml:space="preserve">of such tasks, </w:t>
      </w:r>
      <w:r w:rsidR="0052053A">
        <w:rPr>
          <w:rFonts w:ascii="Times New Roman" w:eastAsia="Times New Roman" w:hAnsi="Times New Roman" w:cs="Times New Roman"/>
          <w:sz w:val="22"/>
          <w:szCs w:val="22"/>
        </w:rPr>
        <w:t>whether in-browser or in-app and</w:t>
      </w:r>
      <w:r w:rsidR="00F86523">
        <w:rPr>
          <w:rFonts w:ascii="Times New Roman" w:eastAsia="Times New Roman" w:hAnsi="Times New Roman" w:cs="Times New Roman"/>
          <w:sz w:val="22"/>
          <w:szCs w:val="22"/>
        </w:rPr>
        <w:t>,</w:t>
      </w:r>
      <w:r w:rsidR="0052053A">
        <w:rPr>
          <w:rFonts w:ascii="Times New Roman" w:eastAsia="Times New Roman" w:hAnsi="Times New Roman" w:cs="Times New Roman"/>
          <w:sz w:val="22"/>
          <w:szCs w:val="22"/>
        </w:rPr>
        <w:t xml:space="preserve"> </w:t>
      </w:r>
      <w:r w:rsidR="002C6B13">
        <w:rPr>
          <w:rFonts w:ascii="Times New Roman" w:eastAsia="Times New Roman" w:hAnsi="Times New Roman" w:cs="Times New Roman"/>
          <w:sz w:val="22"/>
          <w:szCs w:val="22"/>
        </w:rPr>
        <w:t>especially when running such a project</w:t>
      </w:r>
      <w:r w:rsidR="0052053A">
        <w:rPr>
          <w:rFonts w:ascii="Times New Roman" w:eastAsia="Times New Roman" w:hAnsi="Times New Roman" w:cs="Times New Roman"/>
          <w:sz w:val="22"/>
          <w:szCs w:val="22"/>
        </w:rPr>
        <w:t xml:space="preserve"> in tandem with machine learning.  </w:t>
      </w:r>
    </w:p>
    <w:p w14:paraId="577C1E85"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0CB4731F" w14:textId="735C819B" w:rsidR="00325CA2" w:rsidRDefault="00180692" w:rsidP="00CF3F71">
      <w:pPr>
        <w:outlineLvl w:val="0"/>
        <w:rPr>
          <w:ins w:id="1" w:author="Microsoft Office User" w:date="2017-07-28T15:34:00Z"/>
          <w:rFonts w:ascii="Times New Roman" w:eastAsia="Times New Roman" w:hAnsi="Times New Roman" w:cs="Times New Roman"/>
          <w:b/>
          <w:sz w:val="22"/>
          <w:szCs w:val="22"/>
        </w:rPr>
      </w:pPr>
      <w:r w:rsidRPr="00325CA2">
        <w:rPr>
          <w:rFonts w:ascii="Times New Roman" w:eastAsia="Times New Roman" w:hAnsi="Times New Roman" w:cs="Times New Roman"/>
          <w:b/>
          <w:sz w:val="22"/>
          <w:szCs w:val="22"/>
        </w:rPr>
        <w:t>Methods</w:t>
      </w:r>
    </w:p>
    <w:p w14:paraId="7879299D" w14:textId="77777777" w:rsidR="008170EB" w:rsidRDefault="008170EB" w:rsidP="00CF3F71">
      <w:pPr>
        <w:outlineLvl w:val="0"/>
        <w:rPr>
          <w:rFonts w:ascii="Times New Roman" w:eastAsia="Times New Roman" w:hAnsi="Times New Roman" w:cs="Times New Roman"/>
          <w:b/>
          <w:sz w:val="22"/>
          <w:szCs w:val="22"/>
        </w:rPr>
      </w:pPr>
    </w:p>
    <w:p w14:paraId="01B13519" w14:textId="77777777" w:rsidR="00575EC2" w:rsidRPr="00F86523" w:rsidRDefault="00180692" w:rsidP="00CF3F71">
      <w:pPr>
        <w:outlineLvl w:val="0"/>
        <w:rPr>
          <w:rFonts w:ascii="Times New Roman" w:eastAsia="Times New Roman" w:hAnsi="Times New Roman" w:cs="Times New Roman"/>
          <w:b/>
          <w:i/>
          <w:sz w:val="22"/>
          <w:szCs w:val="22"/>
        </w:rPr>
      </w:pPr>
      <w:r w:rsidRPr="00F86523">
        <w:rPr>
          <w:rFonts w:ascii="Times New Roman" w:eastAsia="Times New Roman" w:hAnsi="Times New Roman" w:cs="Times New Roman"/>
          <w:b/>
          <w:i/>
          <w:sz w:val="22"/>
          <w:szCs w:val="22"/>
        </w:rPr>
        <w:t>Data Collection</w:t>
      </w:r>
    </w:p>
    <w:p w14:paraId="064EA27A" w14:textId="015845F9" w:rsidR="00575EC2" w:rsidRDefault="00180692">
      <w:pPr>
        <w:rPr>
          <w:rFonts w:ascii="Times New Roman" w:eastAsia="Times New Roman" w:hAnsi="Times New Roman" w:cs="Times New Roman"/>
          <w:sz w:val="22"/>
          <w:szCs w:val="22"/>
        </w:rPr>
      </w:pPr>
      <w:commentRangeStart w:id="2"/>
      <w:r w:rsidRPr="004651F7">
        <w:rPr>
          <w:rFonts w:ascii="Times New Roman" w:eastAsia="Times New Roman" w:hAnsi="Times New Roman" w:cs="Times New Roman"/>
          <w:i/>
          <w:sz w:val="22"/>
          <w:szCs w:val="22"/>
        </w:rPr>
        <w:t xml:space="preserve">Snapshots </w:t>
      </w:r>
      <w:commentRangeEnd w:id="2"/>
      <w:r w:rsidR="0024381B">
        <w:rPr>
          <w:rStyle w:val="CommentReference"/>
        </w:rPr>
        <w:commentReference w:id="2"/>
      </w:r>
      <w:r w:rsidRPr="004651F7">
        <w:rPr>
          <w:rFonts w:ascii="Times New Roman" w:eastAsia="Times New Roman" w:hAnsi="Times New Roman" w:cs="Times New Roman"/>
          <w:i/>
          <w:sz w:val="22"/>
          <w:szCs w:val="22"/>
        </w:rPr>
        <w:t>at Sea</w:t>
      </w:r>
      <w:r>
        <w:rPr>
          <w:rFonts w:ascii="Times New Roman" w:eastAsia="Times New Roman" w:hAnsi="Times New Roman" w:cs="Times New Roman"/>
          <w:sz w:val="22"/>
          <w:szCs w:val="22"/>
        </w:rPr>
        <w:t xml:space="preserve"> was </w:t>
      </w:r>
      <w:r w:rsidR="00CD2CB7">
        <w:rPr>
          <w:rFonts w:ascii="Times New Roman" w:eastAsia="Times New Roman" w:hAnsi="Times New Roman" w:cs="Times New Roman"/>
          <w:sz w:val="22"/>
          <w:szCs w:val="22"/>
        </w:rPr>
        <w:t xml:space="preserve">originally </w:t>
      </w:r>
      <w:r>
        <w:rPr>
          <w:rFonts w:ascii="Times New Roman" w:eastAsia="Times New Roman" w:hAnsi="Times New Roman" w:cs="Times New Roman"/>
          <w:sz w:val="22"/>
          <w:szCs w:val="22"/>
        </w:rPr>
        <w:t xml:space="preserve">launched </w:t>
      </w:r>
      <w:r w:rsidR="00C637D1">
        <w:rPr>
          <w:rFonts w:ascii="Times New Roman" w:eastAsia="Times New Roman" w:hAnsi="Times New Roman" w:cs="Times New Roman"/>
          <w:sz w:val="22"/>
          <w:szCs w:val="22"/>
        </w:rPr>
        <w:t xml:space="preserve">as a cascade filtering project </w:t>
      </w:r>
      <w:r w:rsidR="00C92C0B">
        <w:rPr>
          <w:rFonts w:ascii="Times New Roman" w:eastAsia="Times New Roman" w:hAnsi="Times New Roman" w:cs="Times New Roman"/>
          <w:sz w:val="22"/>
          <w:szCs w:val="22"/>
        </w:rPr>
        <w:t xml:space="preserve">on </w:t>
      </w:r>
      <w:r>
        <w:rPr>
          <w:rFonts w:ascii="Times New Roman" w:eastAsia="Times New Roman" w:hAnsi="Times New Roman" w:cs="Times New Roman"/>
          <w:sz w:val="22"/>
          <w:szCs w:val="22"/>
        </w:rPr>
        <w:t xml:space="preserve">June 9, 2016 to identify images containing humpback whale flukes from photographs taken by tourists and researchers on board cruise ships. </w:t>
      </w:r>
      <w:r w:rsidR="0052053A">
        <w:rPr>
          <w:rFonts w:ascii="Times New Roman" w:eastAsia="Times New Roman" w:hAnsi="Times New Roman" w:cs="Times New Roman"/>
          <w:sz w:val="22"/>
          <w:szCs w:val="22"/>
        </w:rPr>
        <w:t xml:space="preserve">The undersides of humpback whale flukes are individually identifiable by color pattern and shape, which </w:t>
      </w:r>
      <w:r w:rsidR="00C224E2">
        <w:rPr>
          <w:rFonts w:ascii="Times New Roman" w:eastAsia="Times New Roman" w:hAnsi="Times New Roman" w:cs="Times New Roman"/>
          <w:sz w:val="22"/>
          <w:szCs w:val="22"/>
        </w:rPr>
        <w:t>allow for high resolution population monitoring</w:t>
      </w:r>
      <w:r w:rsidR="00C637D1">
        <w:rPr>
          <w:rFonts w:ascii="Times New Roman" w:eastAsia="Times New Roman" w:hAnsi="Times New Roman" w:cs="Times New Roman"/>
          <w:sz w:val="22"/>
          <w:szCs w:val="22"/>
        </w:rPr>
        <w:t xml:space="preserve"> and conservation research (TED – citations)</w:t>
      </w:r>
      <w:r w:rsidR="0052053A">
        <w:rPr>
          <w:rFonts w:ascii="Times New Roman" w:eastAsia="Times New Roman" w:hAnsi="Times New Roman" w:cs="Times New Roman"/>
          <w:sz w:val="22"/>
          <w:szCs w:val="22"/>
        </w:rPr>
        <w:t>.</w:t>
      </w:r>
      <w:r w:rsidR="00C224E2">
        <w:rPr>
          <w:rFonts w:ascii="Times New Roman" w:eastAsia="Times New Roman" w:hAnsi="Times New Roman" w:cs="Times New Roman"/>
          <w:sz w:val="22"/>
          <w:szCs w:val="22"/>
        </w:rPr>
        <w:t xml:space="preserve"> </w:t>
      </w:r>
      <w:r w:rsidR="0052053A">
        <w:rPr>
          <w:rFonts w:ascii="Times New Roman" w:eastAsia="Times New Roman" w:hAnsi="Times New Roman" w:cs="Times New Roman"/>
          <w:sz w:val="22"/>
          <w:szCs w:val="22"/>
        </w:rPr>
        <w:t>I</w:t>
      </w:r>
      <w:r>
        <w:rPr>
          <w:rFonts w:ascii="Times New Roman" w:eastAsia="Times New Roman" w:hAnsi="Times New Roman" w:cs="Times New Roman"/>
          <w:sz w:val="22"/>
          <w:szCs w:val="22"/>
        </w:rPr>
        <w:t>mages containing humpback whale flukes with visible undersides are passed to another citizen science project, Whales as Individuals, where volunteers help prepare the photos for individual recognition algorithms.</w:t>
      </w:r>
      <w:r w:rsidR="0052053A">
        <w:rPr>
          <w:rFonts w:ascii="Times New Roman" w:eastAsia="Times New Roman" w:hAnsi="Times New Roman" w:cs="Times New Roman"/>
          <w:sz w:val="22"/>
          <w:szCs w:val="22"/>
        </w:rPr>
        <w:t xml:space="preserve">  </w:t>
      </w:r>
    </w:p>
    <w:p w14:paraId="40D10809" w14:textId="77777777" w:rsidR="000C0834" w:rsidRDefault="000C0834">
      <w:pPr>
        <w:rPr>
          <w:rFonts w:ascii="Times New Roman" w:eastAsia="Times New Roman" w:hAnsi="Times New Roman" w:cs="Times New Roman"/>
          <w:sz w:val="22"/>
          <w:szCs w:val="22"/>
        </w:rPr>
      </w:pPr>
    </w:p>
    <w:p w14:paraId="702AE312" w14:textId="484032D1" w:rsidR="00575EC2" w:rsidRDefault="000C0834">
      <w:pPr>
        <w:rPr>
          <w:rFonts w:ascii="Times New Roman" w:eastAsia="Times New Roman" w:hAnsi="Times New Roman" w:cs="Times New Roman"/>
          <w:sz w:val="22"/>
          <w:szCs w:val="22"/>
        </w:rPr>
      </w:pPr>
      <w:r>
        <w:rPr>
          <w:rFonts w:ascii="Times New Roman" w:eastAsia="Times New Roman" w:hAnsi="Times New Roman" w:cs="Times New Roman"/>
          <w:sz w:val="22"/>
          <w:szCs w:val="22"/>
        </w:rPr>
        <w:t>For this study, we integrated the binary questions into</w:t>
      </w:r>
      <w:r w:rsidR="00C637D1">
        <w:rPr>
          <w:rFonts w:ascii="Times New Roman" w:eastAsia="Times New Roman" w:hAnsi="Times New Roman" w:cs="Times New Roman"/>
          <w:sz w:val="22"/>
          <w:szCs w:val="22"/>
        </w:rPr>
        <w:t xml:space="preserve"> a more traditional “survey” </w:t>
      </w:r>
      <w:r>
        <w:rPr>
          <w:rFonts w:ascii="Times New Roman" w:eastAsia="Times New Roman" w:hAnsi="Times New Roman" w:cs="Times New Roman"/>
          <w:sz w:val="22"/>
          <w:szCs w:val="22"/>
        </w:rPr>
        <w:t xml:space="preserve">design that allowed volunteers to select species from a list of multiple options, which is standard for ecology projects </w:t>
      </w:r>
      <w:r w:rsidR="0024381B">
        <w:rPr>
          <w:rFonts w:ascii="Times New Roman" w:eastAsia="Times New Roman" w:hAnsi="Times New Roman" w:cs="Times New Roman"/>
          <w:sz w:val="22"/>
          <w:szCs w:val="22"/>
        </w:rPr>
        <w:t>(</w:t>
      </w:r>
      <w:r>
        <w:rPr>
          <w:rFonts w:ascii="Times New Roman" w:eastAsia="Times New Roman" w:hAnsi="Times New Roman" w:cs="Times New Roman"/>
          <w:sz w:val="22"/>
          <w:szCs w:val="22"/>
        </w:rPr>
        <w:t>e.g. Swanson et al. 2015)</w:t>
      </w:r>
      <w:r>
        <w:rPr>
          <w:rFonts w:ascii="Times New Roman" w:eastAsia="Times New Roman" w:hAnsi="Times New Roman" w:cs="Times New Roman"/>
          <w:sz w:val="22"/>
          <w:szCs w:val="22"/>
        </w:rPr>
        <w:t>. To ensure that images on each workflow were similar in content and appeal, we acquired a set of</w:t>
      </w:r>
      <w:r w:rsidR="00180692">
        <w:rPr>
          <w:rFonts w:ascii="Times New Roman" w:eastAsia="Times New Roman" w:hAnsi="Times New Roman" w:cs="Times New Roman"/>
          <w:sz w:val="22"/>
          <w:szCs w:val="22"/>
        </w:rPr>
        <w:t xml:space="preserve"> 13,264 images taken by cruise passengers on board </w:t>
      </w:r>
      <w:r w:rsidR="00180692" w:rsidRPr="0014322D">
        <w:rPr>
          <w:rFonts w:ascii="Times New Roman" w:eastAsia="Times New Roman" w:hAnsi="Times New Roman" w:cs="Times New Roman"/>
          <w:sz w:val="22"/>
          <w:szCs w:val="22"/>
          <w:highlight w:val="yellow"/>
        </w:rPr>
        <w:t>X</w:t>
      </w:r>
      <w:r w:rsidR="0014322D">
        <w:rPr>
          <w:rFonts w:ascii="Times New Roman" w:eastAsia="Times New Roman" w:hAnsi="Times New Roman" w:cs="Times New Roman"/>
          <w:sz w:val="22"/>
          <w:szCs w:val="22"/>
          <w:highlight w:val="yellow"/>
        </w:rPr>
        <w:t xml:space="preserve">, </w:t>
      </w:r>
      <w:r>
        <w:rPr>
          <w:rFonts w:ascii="Times New Roman" w:eastAsia="Times New Roman" w:hAnsi="Times New Roman" w:cs="Times New Roman"/>
          <w:sz w:val="22"/>
          <w:szCs w:val="22"/>
        </w:rPr>
        <w:t xml:space="preserve">randomized them into two subsets of </w:t>
      </w:r>
      <w:r>
        <w:rPr>
          <w:rFonts w:ascii="Times New Roman" w:eastAsia="Times New Roman" w:hAnsi="Times New Roman" w:cs="Times New Roman"/>
          <w:sz w:val="22"/>
          <w:szCs w:val="22"/>
        </w:rPr>
        <w:t>6,632 images each</w:t>
      </w:r>
      <w:r>
        <w:rPr>
          <w:rFonts w:ascii="Times New Roman" w:eastAsia="Times New Roman" w:hAnsi="Times New Roman" w:cs="Times New Roman"/>
          <w:sz w:val="22"/>
          <w:szCs w:val="22"/>
        </w:rPr>
        <w:t>, and</w:t>
      </w:r>
      <w:r>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assigned them to either the standard “Survey” workflow or the cascade filtering “Yes/No” workflow</w:t>
      </w:r>
      <w:r w:rsidR="0014322D">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w:t>
      </w:r>
      <w:r w:rsidR="00180692">
        <w:rPr>
          <w:rFonts w:ascii="Times New Roman" w:eastAsia="Times New Roman" w:hAnsi="Times New Roman" w:cs="Times New Roman"/>
          <w:sz w:val="22"/>
          <w:szCs w:val="22"/>
        </w:rPr>
        <w:t xml:space="preserve">Because each individual Yes/No question provides less information than the survey task, the </w:t>
      </w:r>
      <w:r w:rsidR="00CF3F71">
        <w:rPr>
          <w:rFonts w:ascii="Times New Roman" w:eastAsia="Times New Roman" w:hAnsi="Times New Roman" w:cs="Times New Roman"/>
          <w:sz w:val="22"/>
          <w:szCs w:val="22"/>
        </w:rPr>
        <w:t>cascade</w:t>
      </w:r>
      <w:r w:rsidR="00180692">
        <w:rPr>
          <w:rFonts w:ascii="Times New Roman" w:eastAsia="Times New Roman" w:hAnsi="Times New Roman" w:cs="Times New Roman"/>
          <w:sz w:val="22"/>
          <w:szCs w:val="22"/>
        </w:rPr>
        <w:t xml:space="preserve"> filtering approach </w:t>
      </w:r>
      <w:r w:rsidR="00A76D1C">
        <w:rPr>
          <w:rFonts w:ascii="Times New Roman" w:eastAsia="Times New Roman" w:hAnsi="Times New Roman" w:cs="Times New Roman"/>
          <w:sz w:val="22"/>
          <w:szCs w:val="22"/>
        </w:rPr>
        <w:t xml:space="preserve">ultimately </w:t>
      </w:r>
      <w:r w:rsidR="00180692">
        <w:rPr>
          <w:rFonts w:ascii="Times New Roman" w:eastAsia="Times New Roman" w:hAnsi="Times New Roman" w:cs="Times New Roman"/>
          <w:sz w:val="22"/>
          <w:szCs w:val="22"/>
        </w:rPr>
        <w:t xml:space="preserve">requires </w:t>
      </w:r>
      <w:commentRangeStart w:id="3"/>
      <w:commentRangeStart w:id="4"/>
      <w:r w:rsidR="00180692">
        <w:rPr>
          <w:rFonts w:ascii="Times New Roman" w:eastAsia="Times New Roman" w:hAnsi="Times New Roman" w:cs="Times New Roman"/>
          <w:sz w:val="22"/>
          <w:szCs w:val="22"/>
        </w:rPr>
        <w:t>more</w:t>
      </w:r>
      <w:commentRangeEnd w:id="3"/>
      <w:r w:rsidR="001F0F36">
        <w:rPr>
          <w:rStyle w:val="CommentReference"/>
        </w:rPr>
        <w:commentReference w:id="3"/>
      </w:r>
      <w:r w:rsidR="00180692">
        <w:rPr>
          <w:rFonts w:ascii="Times New Roman" w:eastAsia="Times New Roman" w:hAnsi="Times New Roman" w:cs="Times New Roman"/>
          <w:sz w:val="22"/>
          <w:szCs w:val="22"/>
        </w:rPr>
        <w:t xml:space="preserve"> </w:t>
      </w:r>
      <w:commentRangeEnd w:id="4"/>
      <w:r>
        <w:rPr>
          <w:rStyle w:val="CommentReference"/>
        </w:rPr>
        <w:commentReference w:id="4"/>
      </w:r>
      <w:r w:rsidR="00180692">
        <w:rPr>
          <w:rFonts w:ascii="Times New Roman" w:eastAsia="Times New Roman" w:hAnsi="Times New Roman" w:cs="Times New Roman"/>
          <w:sz w:val="22"/>
          <w:szCs w:val="22"/>
        </w:rPr>
        <w:t>classifications to complete the same number of images</w:t>
      </w:r>
      <w:r w:rsidR="00A76D1C">
        <w:rPr>
          <w:rFonts w:ascii="Times New Roman" w:eastAsia="Times New Roman" w:hAnsi="Times New Roman" w:cs="Times New Roman"/>
          <w:sz w:val="22"/>
          <w:szCs w:val="22"/>
        </w:rPr>
        <w:t xml:space="preserve"> (s</w:t>
      </w:r>
      <w:r w:rsidR="00180692">
        <w:rPr>
          <w:rFonts w:ascii="Times New Roman" w:eastAsia="Times New Roman" w:hAnsi="Times New Roman" w:cs="Times New Roman"/>
          <w:sz w:val="22"/>
          <w:szCs w:val="22"/>
        </w:rPr>
        <w:t>ee Figure 2 for a detailed description of each workflow, retirement rules, and efficiency</w:t>
      </w:r>
      <w:r w:rsidR="00A76D1C">
        <w:rPr>
          <w:rFonts w:ascii="Times New Roman" w:eastAsia="Times New Roman" w:hAnsi="Times New Roman" w:cs="Times New Roman"/>
          <w:sz w:val="22"/>
          <w:szCs w:val="22"/>
        </w:rPr>
        <w:t>)</w:t>
      </w:r>
      <w:r w:rsidR="00180692">
        <w:rPr>
          <w:rFonts w:ascii="Times New Roman" w:eastAsia="Times New Roman" w:hAnsi="Times New Roman" w:cs="Times New Roman"/>
          <w:sz w:val="22"/>
          <w:szCs w:val="22"/>
        </w:rPr>
        <w:t>.</w:t>
      </w:r>
      <w:r w:rsidR="00EF4CC8">
        <w:rPr>
          <w:rFonts w:ascii="Times New Roman" w:eastAsia="Times New Roman" w:hAnsi="Times New Roman" w:cs="Times New Roman"/>
          <w:sz w:val="22"/>
          <w:szCs w:val="22"/>
        </w:rPr>
        <w:t xml:space="preserve"> </w:t>
      </w:r>
    </w:p>
    <w:p w14:paraId="3856237C"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5B9C2A88" w14:textId="77777777" w:rsidR="00575EC2" w:rsidRDefault="00180692" w:rsidP="00CF3F71">
      <w:pPr>
        <w:outlineLvl w:val="0"/>
        <w:rPr>
          <w:rFonts w:ascii="Times New Roman" w:eastAsia="Times New Roman" w:hAnsi="Times New Roman" w:cs="Times New Roman"/>
          <w:i/>
          <w:sz w:val="22"/>
          <w:szCs w:val="22"/>
        </w:rPr>
      </w:pPr>
      <w:r>
        <w:rPr>
          <w:rFonts w:ascii="Times New Roman" w:eastAsia="Times New Roman" w:hAnsi="Times New Roman" w:cs="Times New Roman"/>
          <w:i/>
          <w:sz w:val="22"/>
          <w:szCs w:val="22"/>
        </w:rPr>
        <w:t>‘Yes/No’ workflow</w:t>
      </w:r>
    </w:p>
    <w:p w14:paraId="14FEAF87" w14:textId="2408CA8C" w:rsidR="002C513F" w:rsidRPr="002525DD" w:rsidRDefault="00180692" w:rsidP="002C513F">
      <w:pP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The </w:t>
      </w:r>
      <w:r w:rsidR="00CF3F71">
        <w:rPr>
          <w:rFonts w:ascii="Times New Roman" w:eastAsia="Times New Roman" w:hAnsi="Times New Roman" w:cs="Times New Roman"/>
          <w:sz w:val="22"/>
          <w:szCs w:val="22"/>
        </w:rPr>
        <w:t>cascade</w:t>
      </w:r>
      <w:r>
        <w:rPr>
          <w:rFonts w:ascii="Times New Roman" w:eastAsia="Times New Roman" w:hAnsi="Times New Roman" w:cs="Times New Roman"/>
          <w:sz w:val="22"/>
          <w:szCs w:val="22"/>
        </w:rPr>
        <w:t xml:space="preserve"> filtering workflow was comp</w:t>
      </w:r>
      <w:r w:rsidR="00F86523">
        <w:rPr>
          <w:rFonts w:ascii="Times New Roman" w:eastAsia="Times New Roman" w:hAnsi="Times New Roman" w:cs="Times New Roman"/>
          <w:sz w:val="22"/>
          <w:szCs w:val="22"/>
        </w:rPr>
        <w:t>rised of four separate binary (“Yes” or “N</w:t>
      </w:r>
      <w:r>
        <w:rPr>
          <w:rFonts w:ascii="Times New Roman" w:eastAsia="Times New Roman" w:hAnsi="Times New Roman" w:cs="Times New Roman"/>
          <w:sz w:val="22"/>
          <w:szCs w:val="22"/>
        </w:rPr>
        <w:t>o</w:t>
      </w:r>
      <w:r w:rsidR="00F86523">
        <w:rPr>
          <w:rFonts w:ascii="Times New Roman" w:eastAsia="Times New Roman" w:hAnsi="Times New Roman" w:cs="Times New Roman"/>
          <w:sz w:val="22"/>
          <w:szCs w:val="22"/>
        </w:rPr>
        <w:t>”</w:t>
      </w:r>
      <w:r>
        <w:rPr>
          <w:rFonts w:ascii="Times New Roman" w:eastAsia="Times New Roman" w:hAnsi="Times New Roman" w:cs="Times New Roman"/>
          <w:sz w:val="22"/>
          <w:szCs w:val="22"/>
        </w:rPr>
        <w:t>) questions, of which only one question was active on the website at a time (detailed in Figure 2). Each image was seen by five volunteers prior to retirement</w:t>
      </w:r>
      <w:r w:rsidR="001F0F36">
        <w:rPr>
          <w:rFonts w:ascii="Times New Roman" w:eastAsia="Times New Roman" w:hAnsi="Times New Roman" w:cs="Times New Roman"/>
          <w:sz w:val="22"/>
          <w:szCs w:val="22"/>
        </w:rPr>
        <w:t xml:space="preserve"> at each stage</w:t>
      </w:r>
      <w:r>
        <w:rPr>
          <w:rFonts w:ascii="Times New Roman" w:eastAsia="Times New Roman" w:hAnsi="Times New Roman" w:cs="Times New Roman"/>
          <w:sz w:val="22"/>
          <w:szCs w:val="22"/>
        </w:rPr>
        <w:t>. Following retirement of all images associated with one qu</w:t>
      </w:r>
      <w:r w:rsidR="00F02609">
        <w:rPr>
          <w:rFonts w:ascii="Times New Roman" w:eastAsia="Times New Roman" w:hAnsi="Times New Roman" w:cs="Times New Roman"/>
          <w:sz w:val="22"/>
          <w:szCs w:val="22"/>
        </w:rPr>
        <w:t xml:space="preserve">estion, all images of interest </w:t>
      </w:r>
      <w:r>
        <w:rPr>
          <w:rFonts w:ascii="Times New Roman" w:eastAsia="Times New Roman" w:hAnsi="Times New Roman" w:cs="Times New Roman"/>
          <w:sz w:val="22"/>
          <w:szCs w:val="22"/>
        </w:rPr>
        <w:t>were identified based on the percentage of volunteers who answered “yes” to that question. Images of interest were then taken forward, forming the subject set of the next question. All 6,632 images were passed to Q1; images with 75% agreement on the presence of an animal were passed to Q2 (n = 5,910); images with 75% agreement on the presence of a whale or dolphin were passed to Q3 (n = 5,020); images with 50% agreement on the presence of a fluke were passed to Q4 (n = 1,470).</w:t>
      </w:r>
      <w:r w:rsidR="002525DD">
        <w:rPr>
          <w:rFonts w:ascii="Times New Roman" w:eastAsia="Times New Roman" w:hAnsi="Times New Roman" w:cs="Times New Roman"/>
          <w:sz w:val="22"/>
          <w:szCs w:val="22"/>
        </w:rPr>
        <w:t xml:space="preserve"> </w:t>
      </w:r>
      <w:r w:rsidR="002C513F">
        <w:rPr>
          <w:rFonts w:ascii="Times New Roman" w:eastAsia="Times New Roman" w:hAnsi="Times New Roman" w:cs="Times New Roman"/>
          <w:sz w:val="22"/>
          <w:szCs w:val="22"/>
        </w:rPr>
        <w:t>These thresholds</w:t>
      </w:r>
      <w:r w:rsidR="002C513F">
        <w:rPr>
          <w:rFonts w:ascii="Times New Roman" w:eastAsia="Times New Roman" w:hAnsi="Times New Roman" w:cs="Times New Roman"/>
          <w:sz w:val="22"/>
          <w:szCs w:val="22"/>
        </w:rPr>
        <w:t xml:space="preserve"> were decided by the project lead during early data validation on </w:t>
      </w:r>
      <w:r w:rsidR="002C513F">
        <w:rPr>
          <w:rFonts w:ascii="Times New Roman" w:eastAsia="Times New Roman" w:hAnsi="Times New Roman" w:cs="Times New Roman"/>
          <w:i/>
          <w:sz w:val="22"/>
          <w:szCs w:val="22"/>
        </w:rPr>
        <w:t>Snapshots at Sea</w:t>
      </w:r>
      <w:r w:rsidR="002C513F">
        <w:rPr>
          <w:rFonts w:ascii="Times New Roman" w:eastAsia="Times New Roman" w:hAnsi="Times New Roman" w:cs="Times New Roman"/>
          <w:sz w:val="22"/>
          <w:szCs w:val="22"/>
        </w:rPr>
        <w:t xml:space="preserve">. The limits were devised to </w:t>
      </w:r>
      <w:r w:rsidR="002C513F">
        <w:rPr>
          <w:rFonts w:ascii="Times New Roman" w:eastAsia="Times New Roman" w:hAnsi="Times New Roman" w:cs="Times New Roman"/>
          <w:sz w:val="22"/>
          <w:szCs w:val="22"/>
        </w:rPr>
        <w:t>rapidly</w:t>
      </w:r>
      <w:r w:rsidR="002C513F">
        <w:rPr>
          <w:rFonts w:ascii="Times New Roman" w:eastAsia="Times New Roman" w:hAnsi="Times New Roman" w:cs="Times New Roman"/>
          <w:sz w:val="22"/>
          <w:szCs w:val="22"/>
        </w:rPr>
        <w:t xml:space="preserve"> filter the dataset while minimizing false negatives of images that could eventually be used to identify whales; because Q3 and Q4 had higher rates of false negative error among raw classifications, the lower </w:t>
      </w:r>
      <w:r w:rsidR="002C513F">
        <w:rPr>
          <w:rFonts w:ascii="Times New Roman" w:eastAsia="Times New Roman" w:hAnsi="Times New Roman" w:cs="Times New Roman"/>
          <w:sz w:val="22"/>
          <w:szCs w:val="22"/>
        </w:rPr>
        <w:t>percent</w:t>
      </w:r>
      <w:r w:rsidR="002C513F">
        <w:rPr>
          <w:rFonts w:ascii="Times New Roman" w:eastAsia="Times New Roman" w:hAnsi="Times New Roman" w:cs="Times New Roman"/>
          <w:sz w:val="22"/>
          <w:szCs w:val="22"/>
        </w:rPr>
        <w:t>-agreement requirements ensured that “borderline” images were included in the final dataset.</w:t>
      </w:r>
    </w:p>
    <w:p w14:paraId="4867BD9B" w14:textId="68E4082B" w:rsidR="00575EC2" w:rsidRDefault="00575EC2">
      <w:pPr>
        <w:rPr>
          <w:rFonts w:ascii="Times New Roman" w:eastAsia="Times New Roman" w:hAnsi="Times New Roman" w:cs="Times New Roman"/>
          <w:sz w:val="22"/>
          <w:szCs w:val="22"/>
        </w:rPr>
      </w:pPr>
    </w:p>
    <w:p w14:paraId="4EE1BB0D" w14:textId="77777777" w:rsidR="00575EC2" w:rsidRDefault="00180692" w:rsidP="00CF3F71">
      <w:pPr>
        <w:outlineLvl w:val="0"/>
        <w:rPr>
          <w:rFonts w:ascii="Times New Roman" w:eastAsia="Times New Roman" w:hAnsi="Times New Roman" w:cs="Times New Roman"/>
          <w:i/>
          <w:sz w:val="22"/>
          <w:szCs w:val="22"/>
        </w:rPr>
      </w:pPr>
      <w:r>
        <w:rPr>
          <w:rFonts w:ascii="Times New Roman" w:eastAsia="Times New Roman" w:hAnsi="Times New Roman" w:cs="Times New Roman"/>
          <w:i/>
          <w:sz w:val="22"/>
          <w:szCs w:val="22"/>
        </w:rPr>
        <w:t>‘Survey’ workflow</w:t>
      </w:r>
    </w:p>
    <w:p w14:paraId="44D1B019" w14:textId="705B2130"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survey workflow provided a more direct route to classification by presenting volunteers with a list of </w:t>
      </w:r>
      <w:r w:rsidR="009B3DB4">
        <w:rPr>
          <w:rFonts w:ascii="Times New Roman" w:eastAsia="Times New Roman" w:hAnsi="Times New Roman" w:cs="Times New Roman"/>
          <w:sz w:val="22"/>
          <w:szCs w:val="22"/>
        </w:rPr>
        <w:t xml:space="preserve">simultaneous </w:t>
      </w:r>
      <w:r>
        <w:rPr>
          <w:rFonts w:ascii="Times New Roman" w:eastAsia="Times New Roman" w:hAnsi="Times New Roman" w:cs="Times New Roman"/>
          <w:sz w:val="22"/>
          <w:szCs w:val="22"/>
        </w:rPr>
        <w:t>options for every image: “Whale or Dolphin,” “Seal, sea otter, etc.,” “Bird,” “Fish,” and “No animal.” When volunteers select one of these options, a pop-up screen appeared with reference photos and additional details about their selection, and they could choose to select either “cancel” or “identify.” If volunteers selected “Whale or Dolphin” from the menu, the pop-up screen questions: “Is the underside of the tail visible?” (answers: “yes” or “no”), and “If YES, does the tail belong to a humpback whale?” (answers: “yes” or “no”).</w:t>
      </w:r>
      <w:r w:rsidR="00F02609">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Volunteers could select and identify multiple species in an image. When they were done classifying</w:t>
      </w:r>
      <w:r w:rsidR="009B3DB4">
        <w:rPr>
          <w:rFonts w:ascii="Times New Roman" w:eastAsia="Times New Roman" w:hAnsi="Times New Roman" w:cs="Times New Roman"/>
          <w:sz w:val="22"/>
          <w:szCs w:val="22"/>
        </w:rPr>
        <w:t xml:space="preserve"> on one image</w:t>
      </w:r>
      <w:r>
        <w:rPr>
          <w:rFonts w:ascii="Times New Roman" w:eastAsia="Times New Roman" w:hAnsi="Times New Roman" w:cs="Times New Roman"/>
          <w:sz w:val="22"/>
          <w:szCs w:val="22"/>
        </w:rPr>
        <w:t>, they submitted their identifications by selecting “Done” below the species list</w:t>
      </w:r>
      <w:r w:rsidR="009B3DB4">
        <w:rPr>
          <w:rFonts w:ascii="Times New Roman" w:eastAsia="Times New Roman" w:hAnsi="Times New Roman" w:cs="Times New Roman"/>
          <w:sz w:val="22"/>
          <w:szCs w:val="22"/>
        </w:rPr>
        <w:t xml:space="preserve"> and were then shown the next randomly selected image</w:t>
      </w:r>
      <w:r>
        <w:rPr>
          <w:rFonts w:ascii="Times New Roman" w:eastAsia="Times New Roman" w:hAnsi="Times New Roman" w:cs="Times New Roman"/>
          <w:sz w:val="22"/>
          <w:szCs w:val="22"/>
        </w:rPr>
        <w:t>. Because the Survey workflow task</w:t>
      </w:r>
      <w:r w:rsidR="0024381B">
        <w:rPr>
          <w:rFonts w:ascii="Times New Roman" w:eastAsia="Times New Roman" w:hAnsi="Times New Roman" w:cs="Times New Roman"/>
          <w:sz w:val="22"/>
          <w:szCs w:val="22"/>
        </w:rPr>
        <w:t xml:space="preserve"> was more complex and</w:t>
      </w:r>
      <w:r>
        <w:rPr>
          <w:rFonts w:ascii="Times New Roman" w:eastAsia="Times New Roman" w:hAnsi="Times New Roman" w:cs="Times New Roman"/>
          <w:sz w:val="22"/>
          <w:szCs w:val="22"/>
        </w:rPr>
        <w:t xml:space="preserve"> </w:t>
      </w:r>
      <w:r w:rsidR="0024381B">
        <w:rPr>
          <w:rFonts w:ascii="Times New Roman" w:eastAsia="Times New Roman" w:hAnsi="Times New Roman" w:cs="Times New Roman"/>
          <w:sz w:val="22"/>
          <w:szCs w:val="22"/>
        </w:rPr>
        <w:t xml:space="preserve">combined multiple questions into a single task, </w:t>
      </w:r>
      <w:r>
        <w:rPr>
          <w:rFonts w:ascii="Times New Roman" w:eastAsia="Times New Roman" w:hAnsi="Times New Roman" w:cs="Times New Roman"/>
          <w:sz w:val="22"/>
          <w:szCs w:val="22"/>
        </w:rPr>
        <w:t xml:space="preserve">images were shown to 10 volunteers before being retired from </w:t>
      </w:r>
      <w:commentRangeStart w:id="5"/>
      <w:commentRangeStart w:id="6"/>
      <w:r>
        <w:rPr>
          <w:rFonts w:ascii="Times New Roman" w:eastAsia="Times New Roman" w:hAnsi="Times New Roman" w:cs="Times New Roman"/>
          <w:sz w:val="22"/>
          <w:szCs w:val="22"/>
        </w:rPr>
        <w:t>circulation</w:t>
      </w:r>
      <w:commentRangeEnd w:id="5"/>
      <w:r w:rsidR="001F0F36">
        <w:rPr>
          <w:rStyle w:val="CommentReference"/>
        </w:rPr>
        <w:commentReference w:id="5"/>
      </w:r>
      <w:commentRangeEnd w:id="6"/>
      <w:r w:rsidR="00556228">
        <w:rPr>
          <w:rStyle w:val="CommentReference"/>
        </w:rPr>
        <w:commentReference w:id="6"/>
      </w:r>
      <w:r>
        <w:rPr>
          <w:rFonts w:ascii="Times New Roman" w:eastAsia="Times New Roman" w:hAnsi="Times New Roman" w:cs="Times New Roman"/>
          <w:sz w:val="22"/>
          <w:szCs w:val="22"/>
        </w:rPr>
        <w:t>.</w:t>
      </w:r>
    </w:p>
    <w:p w14:paraId="3B5D88C6"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0E54D7AB" w14:textId="77777777" w:rsidR="00575EC2" w:rsidRDefault="00180692" w:rsidP="00CF3F71">
      <w:pPr>
        <w:outlineLvl w:val="0"/>
        <w:rPr>
          <w:rFonts w:ascii="Times New Roman" w:eastAsia="Times New Roman" w:hAnsi="Times New Roman" w:cs="Times New Roman"/>
          <w:i/>
          <w:sz w:val="22"/>
          <w:szCs w:val="22"/>
        </w:rPr>
      </w:pPr>
      <w:r>
        <w:rPr>
          <w:rFonts w:ascii="Times New Roman" w:eastAsia="Times New Roman" w:hAnsi="Times New Roman" w:cs="Times New Roman"/>
          <w:i/>
          <w:sz w:val="22"/>
          <w:szCs w:val="22"/>
        </w:rPr>
        <w:t>Volunteer communication</w:t>
      </w:r>
    </w:p>
    <w:p w14:paraId="67E27663" w14:textId="670A411E"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We launched the experiment on June 7, </w:t>
      </w:r>
      <w:r w:rsidR="009B3DB4">
        <w:rPr>
          <w:rFonts w:ascii="Times New Roman" w:eastAsia="Times New Roman" w:hAnsi="Times New Roman" w:cs="Times New Roman"/>
          <w:sz w:val="22"/>
          <w:szCs w:val="22"/>
        </w:rPr>
        <w:t xml:space="preserve">2017, </w:t>
      </w:r>
      <w:r>
        <w:rPr>
          <w:rFonts w:ascii="Times New Roman" w:eastAsia="Times New Roman" w:hAnsi="Times New Roman" w:cs="Times New Roman"/>
          <w:sz w:val="22"/>
          <w:szCs w:val="22"/>
        </w:rPr>
        <w:t>and announced it via newsletter on June 8</w:t>
      </w:r>
      <w:r w:rsidR="009B3DB4">
        <w:rPr>
          <w:rFonts w:ascii="Times New Roman" w:eastAsia="Times New Roman" w:hAnsi="Times New Roman" w:cs="Times New Roman"/>
          <w:sz w:val="22"/>
          <w:szCs w:val="22"/>
        </w:rPr>
        <w:t>, 2017</w:t>
      </w:r>
      <w:r>
        <w:rPr>
          <w:rFonts w:ascii="Times New Roman" w:eastAsia="Times New Roman" w:hAnsi="Times New Roman" w:cs="Times New Roman"/>
          <w:sz w:val="22"/>
          <w:szCs w:val="22"/>
        </w:rPr>
        <w:t xml:space="preserve">. Because </w:t>
      </w:r>
      <w:r w:rsidRPr="004651F7">
        <w:rPr>
          <w:rFonts w:ascii="Times New Roman" w:eastAsia="Times New Roman" w:hAnsi="Times New Roman" w:cs="Times New Roman"/>
          <w:i/>
          <w:sz w:val="22"/>
          <w:szCs w:val="22"/>
        </w:rPr>
        <w:t>Snapshots at Sea</w:t>
      </w:r>
      <w:r>
        <w:rPr>
          <w:rFonts w:ascii="Times New Roman" w:eastAsia="Times New Roman" w:hAnsi="Times New Roman" w:cs="Times New Roman"/>
          <w:sz w:val="22"/>
          <w:szCs w:val="22"/>
        </w:rPr>
        <w:t xml:space="preserve"> already had an active volunteer community used to the </w:t>
      </w:r>
      <w:r w:rsidR="00CF3F71">
        <w:rPr>
          <w:rFonts w:ascii="Times New Roman" w:eastAsia="Times New Roman" w:hAnsi="Times New Roman" w:cs="Times New Roman"/>
          <w:sz w:val="22"/>
          <w:szCs w:val="22"/>
        </w:rPr>
        <w:t>cascade</w:t>
      </w:r>
      <w:r>
        <w:rPr>
          <w:rFonts w:ascii="Times New Roman" w:eastAsia="Times New Roman" w:hAnsi="Times New Roman" w:cs="Times New Roman"/>
          <w:sz w:val="22"/>
          <w:szCs w:val="22"/>
        </w:rPr>
        <w:t xml:space="preserve"> filtering approach, we sent one email to the existing community announcing new data and a new, alternative workflow, and one email to volunteers who had previously participated </w:t>
      </w:r>
      <w:r w:rsidR="008745D1">
        <w:rPr>
          <w:rFonts w:ascii="Times New Roman" w:eastAsia="Times New Roman" w:hAnsi="Times New Roman" w:cs="Times New Roman"/>
          <w:sz w:val="22"/>
          <w:szCs w:val="22"/>
        </w:rPr>
        <w:t xml:space="preserve">the </w:t>
      </w:r>
      <w:r>
        <w:rPr>
          <w:rFonts w:ascii="Times New Roman" w:eastAsia="Times New Roman" w:hAnsi="Times New Roman" w:cs="Times New Roman"/>
          <w:sz w:val="22"/>
          <w:szCs w:val="22"/>
        </w:rPr>
        <w:t>now-retired, marine-focused project</w:t>
      </w:r>
      <w:r w:rsidR="008745D1">
        <w:rPr>
          <w:rFonts w:ascii="Times New Roman" w:eastAsia="Times New Roman" w:hAnsi="Times New Roman" w:cs="Times New Roman"/>
          <w:sz w:val="22"/>
          <w:szCs w:val="22"/>
        </w:rPr>
        <w:t xml:space="preserve"> </w:t>
      </w:r>
      <w:r w:rsidR="008745D1">
        <w:rPr>
          <w:rFonts w:ascii="Times New Roman" w:eastAsia="Times New Roman" w:hAnsi="Times New Roman" w:cs="Times New Roman"/>
          <w:i/>
          <w:sz w:val="22"/>
          <w:szCs w:val="22"/>
        </w:rPr>
        <w:t>Seafloor Explorer</w:t>
      </w:r>
      <w:r>
        <w:rPr>
          <w:rFonts w:ascii="Times New Roman" w:eastAsia="Times New Roman" w:hAnsi="Times New Roman" w:cs="Times New Roman"/>
          <w:sz w:val="22"/>
          <w:szCs w:val="22"/>
        </w:rPr>
        <w:t>.</w:t>
      </w:r>
    </w:p>
    <w:p w14:paraId="75E4A7CD"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60065CA1" w14:textId="61040FD6"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When Question 1 of the Yes/No workflow was completed, we activated Question 2 and sent out another newsletter announcing both new data and the alternative survey workflow. This newsletter went to all volunteers who had classified on </w:t>
      </w:r>
      <w:r w:rsidRPr="004651F7">
        <w:rPr>
          <w:rFonts w:ascii="Times New Roman" w:eastAsia="Times New Roman" w:hAnsi="Times New Roman" w:cs="Times New Roman"/>
          <w:i/>
          <w:sz w:val="22"/>
          <w:szCs w:val="22"/>
        </w:rPr>
        <w:t>Snapshots at Sea</w:t>
      </w:r>
      <w:r>
        <w:rPr>
          <w:rFonts w:ascii="Times New Roman" w:eastAsia="Times New Roman" w:hAnsi="Times New Roman" w:cs="Times New Roman"/>
          <w:sz w:val="22"/>
          <w:szCs w:val="22"/>
        </w:rPr>
        <w:t xml:space="preserve"> before or during the experiment, thus including all newly recruited volunteers.</w:t>
      </w:r>
      <w:ins w:id="7" w:author="Microsoft Office User" w:date="2017-07-28T09:59:00Z">
        <w:r w:rsidR="008745D1">
          <w:rPr>
            <w:rFonts w:ascii="Times New Roman" w:eastAsia="Times New Roman" w:hAnsi="Times New Roman" w:cs="Times New Roman"/>
            <w:sz w:val="22"/>
            <w:szCs w:val="22"/>
          </w:rPr>
          <w:t xml:space="preserve"> No newsletters were sent for the launch of Question 3 or 4.</w:t>
        </w:r>
      </w:ins>
      <w:r>
        <w:rPr>
          <w:rFonts w:ascii="Times New Roman" w:eastAsia="Times New Roman" w:hAnsi="Times New Roman" w:cs="Times New Roman"/>
          <w:sz w:val="22"/>
          <w:szCs w:val="22"/>
        </w:rPr>
        <w:t xml:space="preserve"> After all four questions on the Yes/No workflow were completed, we </w:t>
      </w:r>
      <w:r w:rsidR="004D7A96">
        <w:rPr>
          <w:rFonts w:ascii="Times New Roman" w:eastAsia="Times New Roman" w:hAnsi="Times New Roman" w:cs="Times New Roman"/>
          <w:sz w:val="22"/>
          <w:szCs w:val="22"/>
        </w:rPr>
        <w:t xml:space="preserve">de-activated the Yes/No workflow and </w:t>
      </w:r>
      <w:r>
        <w:rPr>
          <w:rFonts w:ascii="Times New Roman" w:eastAsia="Times New Roman" w:hAnsi="Times New Roman" w:cs="Times New Roman"/>
          <w:sz w:val="22"/>
          <w:szCs w:val="22"/>
        </w:rPr>
        <w:t xml:space="preserve">sent out a final newsletter to the </w:t>
      </w:r>
      <w:r w:rsidRPr="004651F7">
        <w:rPr>
          <w:rFonts w:ascii="Times New Roman" w:eastAsia="Times New Roman" w:hAnsi="Times New Roman" w:cs="Times New Roman"/>
          <w:i/>
          <w:sz w:val="22"/>
          <w:szCs w:val="22"/>
        </w:rPr>
        <w:t>Snapshots at Sea</w:t>
      </w:r>
      <w:r>
        <w:rPr>
          <w:rFonts w:ascii="Times New Roman" w:eastAsia="Times New Roman" w:hAnsi="Times New Roman" w:cs="Times New Roman"/>
          <w:sz w:val="22"/>
          <w:szCs w:val="22"/>
        </w:rPr>
        <w:t xml:space="preserve"> community alerting them to the remaining data on the survey workflow.</w:t>
      </w:r>
      <w:r w:rsidR="00DB48CB">
        <w:rPr>
          <w:rFonts w:ascii="Times New Roman" w:eastAsia="Times New Roman" w:hAnsi="Times New Roman" w:cs="Times New Roman"/>
          <w:sz w:val="22"/>
          <w:szCs w:val="22"/>
        </w:rPr>
        <w:t xml:space="preserve"> When both workflows were complete, we emailed </w:t>
      </w:r>
      <w:r w:rsidR="00F57042">
        <w:rPr>
          <w:rFonts w:ascii="Times New Roman" w:eastAsia="Times New Roman" w:hAnsi="Times New Roman" w:cs="Times New Roman"/>
          <w:sz w:val="22"/>
          <w:szCs w:val="22"/>
        </w:rPr>
        <w:t xml:space="preserve">all </w:t>
      </w:r>
      <w:r w:rsidR="00F57042">
        <w:rPr>
          <w:rFonts w:ascii="Times New Roman" w:eastAsia="Times New Roman" w:hAnsi="Times New Roman" w:cs="Times New Roman"/>
          <w:i/>
          <w:sz w:val="22"/>
          <w:szCs w:val="22"/>
        </w:rPr>
        <w:t xml:space="preserve">Snapshots at Sea </w:t>
      </w:r>
      <w:r w:rsidR="00DB48CB">
        <w:rPr>
          <w:rFonts w:ascii="Times New Roman" w:eastAsia="Times New Roman" w:hAnsi="Times New Roman" w:cs="Times New Roman"/>
          <w:sz w:val="22"/>
          <w:szCs w:val="22"/>
        </w:rPr>
        <w:t>volunteers asking them to complete a survey about their demographic information and workflow preferences</w:t>
      </w:r>
      <w:r w:rsidR="008745D1">
        <w:rPr>
          <w:rFonts w:ascii="Times New Roman" w:eastAsia="Times New Roman" w:hAnsi="Times New Roman" w:cs="Times New Roman"/>
          <w:sz w:val="22"/>
          <w:szCs w:val="22"/>
        </w:rPr>
        <w:t xml:space="preserve"> (See Appendix S1 for the full questionnaire and responses)</w:t>
      </w:r>
      <w:r w:rsidR="00DB48CB">
        <w:rPr>
          <w:rFonts w:ascii="Times New Roman" w:eastAsia="Times New Roman" w:hAnsi="Times New Roman" w:cs="Times New Roman"/>
          <w:sz w:val="22"/>
          <w:szCs w:val="22"/>
        </w:rPr>
        <w:t>.</w:t>
      </w:r>
    </w:p>
    <w:p w14:paraId="6F1C81C0" w14:textId="0B7EB998" w:rsidR="00575EC2" w:rsidRDefault="00575EC2">
      <w:pPr>
        <w:rPr>
          <w:rFonts w:ascii="Times New Roman" w:eastAsia="Times New Roman" w:hAnsi="Times New Roman" w:cs="Times New Roman"/>
          <w:sz w:val="22"/>
          <w:szCs w:val="22"/>
        </w:rPr>
      </w:pPr>
    </w:p>
    <w:p w14:paraId="33AA86DB" w14:textId="77777777" w:rsidR="00575EC2" w:rsidRPr="00F86523" w:rsidRDefault="00180692" w:rsidP="00CF3F71">
      <w:pPr>
        <w:outlineLvl w:val="0"/>
        <w:rPr>
          <w:rFonts w:ascii="Times New Roman" w:eastAsia="Times New Roman" w:hAnsi="Times New Roman" w:cs="Times New Roman"/>
          <w:b/>
          <w:i/>
          <w:sz w:val="22"/>
          <w:szCs w:val="22"/>
        </w:rPr>
      </w:pPr>
      <w:r w:rsidRPr="00F86523">
        <w:rPr>
          <w:rFonts w:ascii="Times New Roman" w:eastAsia="Times New Roman" w:hAnsi="Times New Roman" w:cs="Times New Roman"/>
          <w:b/>
          <w:i/>
          <w:sz w:val="22"/>
          <w:szCs w:val="22"/>
        </w:rPr>
        <w:t>Data analysis</w:t>
      </w:r>
    </w:p>
    <w:p w14:paraId="7BA50227" w14:textId="77777777" w:rsidR="00022198" w:rsidRDefault="00022198" w:rsidP="00CF3F71">
      <w:pPr>
        <w:outlineLvl w:val="0"/>
        <w:rPr>
          <w:rFonts w:ascii="Times New Roman" w:eastAsia="Times New Roman" w:hAnsi="Times New Roman" w:cs="Times New Roman"/>
          <w:b/>
          <w:sz w:val="22"/>
          <w:szCs w:val="22"/>
        </w:rPr>
      </w:pPr>
    </w:p>
    <w:p w14:paraId="79180886" w14:textId="198CABAC" w:rsidR="009828EC" w:rsidRDefault="009828EC" w:rsidP="00CF3F71">
      <w:pPr>
        <w:outlineLvl w:val="0"/>
        <w:rPr>
          <w:rFonts w:ascii="Times New Roman" w:eastAsia="Times New Roman" w:hAnsi="Times New Roman" w:cs="Times New Roman"/>
          <w:sz w:val="22"/>
          <w:szCs w:val="22"/>
          <w:u w:val="single"/>
        </w:rPr>
      </w:pPr>
      <w:r>
        <w:rPr>
          <w:rFonts w:ascii="Times New Roman" w:eastAsia="Times New Roman" w:hAnsi="Times New Roman" w:cs="Times New Roman"/>
          <w:i/>
          <w:sz w:val="22"/>
          <w:szCs w:val="22"/>
        </w:rPr>
        <w:t xml:space="preserve">Classification rates and volunteer </w:t>
      </w:r>
      <w:r w:rsidR="0078747A">
        <w:rPr>
          <w:rFonts w:ascii="Times New Roman" w:eastAsia="Times New Roman" w:hAnsi="Times New Roman" w:cs="Times New Roman"/>
          <w:i/>
          <w:sz w:val="22"/>
          <w:szCs w:val="22"/>
        </w:rPr>
        <w:t>engagement</w:t>
      </w:r>
    </w:p>
    <w:p w14:paraId="2A0BFEFB" w14:textId="31588B15" w:rsidR="00575EC2" w:rsidRDefault="00180692" w:rsidP="009828E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We retrieved all classifications made on </w:t>
      </w:r>
      <w:r w:rsidR="0022724B">
        <w:rPr>
          <w:rFonts w:ascii="Times New Roman" w:eastAsia="Times New Roman" w:hAnsi="Times New Roman" w:cs="Times New Roman"/>
          <w:i/>
          <w:sz w:val="22"/>
          <w:szCs w:val="22"/>
        </w:rPr>
        <w:t>Snapshots at Sea</w:t>
      </w:r>
      <w:r>
        <w:rPr>
          <w:rFonts w:ascii="Times New Roman" w:eastAsia="Times New Roman" w:hAnsi="Times New Roman" w:cs="Times New Roman"/>
          <w:sz w:val="22"/>
          <w:szCs w:val="22"/>
        </w:rPr>
        <w:t xml:space="preserve"> during the study and associated metadata, including volunteer </w:t>
      </w:r>
      <w:r w:rsidRPr="00FC388D">
        <w:rPr>
          <w:rFonts w:ascii="Times New Roman" w:eastAsia="Times New Roman" w:hAnsi="Times New Roman" w:cs="Times New Roman"/>
          <w:sz w:val="22"/>
          <w:szCs w:val="22"/>
        </w:rPr>
        <w:t>user name</w:t>
      </w:r>
      <w:r w:rsidR="001D27BD">
        <w:rPr>
          <w:rFonts w:ascii="Times New Roman" w:eastAsia="Times New Roman" w:hAnsi="Times New Roman" w:cs="Times New Roman"/>
          <w:sz w:val="22"/>
          <w:szCs w:val="22"/>
        </w:rPr>
        <w:t xml:space="preserve"> (</w:t>
      </w:r>
      <w:r w:rsidR="001F0F36">
        <w:rPr>
          <w:rFonts w:ascii="Times New Roman" w:eastAsia="Times New Roman" w:hAnsi="Times New Roman" w:cs="Times New Roman"/>
          <w:sz w:val="22"/>
          <w:szCs w:val="22"/>
        </w:rPr>
        <w:t>recorded as</w:t>
      </w:r>
      <w:r w:rsidR="001D27BD">
        <w:rPr>
          <w:rFonts w:ascii="Times New Roman" w:eastAsia="Times New Roman" w:hAnsi="Times New Roman" w:cs="Times New Roman"/>
          <w:sz w:val="22"/>
          <w:szCs w:val="22"/>
        </w:rPr>
        <w:t xml:space="preserve"> “not-logged-in” if an unregistered volunteer)</w:t>
      </w:r>
      <w:r>
        <w:rPr>
          <w:rFonts w:ascii="Times New Roman" w:eastAsia="Times New Roman" w:hAnsi="Times New Roman" w:cs="Times New Roman"/>
          <w:sz w:val="22"/>
          <w:szCs w:val="22"/>
        </w:rPr>
        <w:t xml:space="preserve">, the date and time of </w:t>
      </w:r>
      <w:r w:rsidR="001D27BD">
        <w:rPr>
          <w:rFonts w:ascii="Times New Roman" w:eastAsia="Times New Roman" w:hAnsi="Times New Roman" w:cs="Times New Roman"/>
          <w:sz w:val="22"/>
          <w:szCs w:val="22"/>
        </w:rPr>
        <w:t xml:space="preserve">the </w:t>
      </w:r>
      <w:r>
        <w:rPr>
          <w:rFonts w:ascii="Times New Roman" w:eastAsia="Times New Roman" w:hAnsi="Times New Roman" w:cs="Times New Roman"/>
          <w:sz w:val="22"/>
          <w:szCs w:val="22"/>
        </w:rPr>
        <w:t>classification</w:t>
      </w:r>
      <w:r w:rsidR="00935B4A">
        <w:rPr>
          <w:rFonts w:ascii="Times New Roman" w:eastAsia="Times New Roman" w:hAnsi="Times New Roman" w:cs="Times New Roman"/>
          <w:sz w:val="22"/>
          <w:szCs w:val="22"/>
        </w:rPr>
        <w:t xml:space="preserve"> (as recorded in the server logs)</w:t>
      </w:r>
      <w:r>
        <w:rPr>
          <w:rFonts w:ascii="Times New Roman" w:eastAsia="Times New Roman" w:hAnsi="Times New Roman" w:cs="Times New Roman"/>
          <w:sz w:val="22"/>
          <w:szCs w:val="22"/>
        </w:rPr>
        <w:t xml:space="preserve">, and the </w:t>
      </w:r>
      <w:r w:rsidRPr="00FC388D">
        <w:rPr>
          <w:rFonts w:ascii="Times New Roman" w:eastAsia="Times New Roman" w:hAnsi="Times New Roman" w:cs="Times New Roman"/>
          <w:i/>
          <w:sz w:val="22"/>
          <w:szCs w:val="22"/>
        </w:rPr>
        <w:t>device</w:t>
      </w:r>
      <w:r w:rsidR="001D27BD">
        <w:rPr>
          <w:rFonts w:ascii="Times New Roman" w:eastAsia="Times New Roman" w:hAnsi="Times New Roman" w:cs="Times New Roman"/>
          <w:sz w:val="22"/>
          <w:szCs w:val="22"/>
        </w:rPr>
        <w:t xml:space="preserve"> (defined </w:t>
      </w:r>
      <w:r w:rsidR="00E1163F">
        <w:rPr>
          <w:rFonts w:ascii="Times New Roman" w:eastAsia="Times New Roman" w:hAnsi="Times New Roman" w:cs="Times New Roman"/>
          <w:sz w:val="22"/>
          <w:szCs w:val="22"/>
        </w:rPr>
        <w:t>from the volunteer’s browser metadata</w:t>
      </w:r>
      <w:r w:rsidR="001D27BD">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used to classify. </w:t>
      </w:r>
      <w:r w:rsidR="008A4C73">
        <w:rPr>
          <w:rFonts w:ascii="Times New Roman" w:eastAsia="Times New Roman" w:hAnsi="Times New Roman" w:cs="Times New Roman"/>
          <w:sz w:val="22"/>
          <w:szCs w:val="22"/>
        </w:rPr>
        <w:t xml:space="preserve">We also </w:t>
      </w:r>
      <w:r w:rsidR="00B322BD">
        <w:rPr>
          <w:rFonts w:ascii="Times New Roman" w:eastAsia="Times New Roman" w:hAnsi="Times New Roman" w:cs="Times New Roman"/>
          <w:sz w:val="22"/>
          <w:szCs w:val="22"/>
        </w:rPr>
        <w:t xml:space="preserve">tracked volunteer activity on the associated </w:t>
      </w:r>
      <w:r w:rsidR="00B322BD">
        <w:rPr>
          <w:rFonts w:ascii="Times New Roman" w:eastAsia="Times New Roman" w:hAnsi="Times New Roman" w:cs="Times New Roman"/>
          <w:i/>
          <w:sz w:val="22"/>
          <w:szCs w:val="22"/>
        </w:rPr>
        <w:t>Talk</w:t>
      </w:r>
      <w:r w:rsidR="00B322BD">
        <w:rPr>
          <w:rFonts w:ascii="Times New Roman" w:eastAsia="Times New Roman" w:hAnsi="Times New Roman" w:cs="Times New Roman"/>
          <w:sz w:val="22"/>
          <w:szCs w:val="22"/>
        </w:rPr>
        <w:t xml:space="preserve"> forum.</w:t>
      </w:r>
      <w:r w:rsidR="008A4C73">
        <w:rPr>
          <w:rFonts w:ascii="Times New Roman" w:eastAsia="Times New Roman" w:hAnsi="Times New Roman" w:cs="Times New Roman"/>
          <w:sz w:val="22"/>
          <w:szCs w:val="22"/>
        </w:rPr>
        <w:t xml:space="preserve"> </w:t>
      </w:r>
      <w:r w:rsidR="001D27BD">
        <w:rPr>
          <w:rFonts w:ascii="Times New Roman" w:eastAsia="Times New Roman" w:hAnsi="Times New Roman" w:cs="Times New Roman"/>
          <w:sz w:val="22"/>
          <w:szCs w:val="22"/>
        </w:rPr>
        <w:t xml:space="preserve">We classified registered volunteers as </w:t>
      </w:r>
      <w:r w:rsidR="001D27BD" w:rsidRPr="008B3EE6">
        <w:rPr>
          <w:rFonts w:ascii="Times New Roman" w:eastAsia="Times New Roman" w:hAnsi="Times New Roman" w:cs="Times New Roman"/>
          <w:i/>
          <w:sz w:val="22"/>
          <w:szCs w:val="22"/>
        </w:rPr>
        <w:t>existing</w:t>
      </w:r>
      <w:r w:rsidR="001D27BD">
        <w:rPr>
          <w:rFonts w:ascii="Times New Roman" w:eastAsia="Times New Roman" w:hAnsi="Times New Roman" w:cs="Times New Roman"/>
          <w:sz w:val="22"/>
          <w:szCs w:val="22"/>
        </w:rPr>
        <w:t xml:space="preserve">, if they had classified on </w:t>
      </w:r>
      <w:r w:rsidR="001D27BD" w:rsidRPr="004651F7">
        <w:rPr>
          <w:rFonts w:ascii="Times New Roman" w:eastAsia="Times New Roman" w:hAnsi="Times New Roman" w:cs="Times New Roman"/>
          <w:i/>
          <w:sz w:val="22"/>
          <w:szCs w:val="22"/>
        </w:rPr>
        <w:t>Snapshots at Sea</w:t>
      </w:r>
      <w:r w:rsidR="001D27BD">
        <w:rPr>
          <w:rFonts w:ascii="Times New Roman" w:eastAsia="Times New Roman" w:hAnsi="Times New Roman" w:cs="Times New Roman"/>
          <w:sz w:val="22"/>
          <w:szCs w:val="22"/>
        </w:rPr>
        <w:t xml:space="preserve"> prior to launching the survey workflow, and as </w:t>
      </w:r>
      <w:r w:rsidR="001D27BD" w:rsidRPr="008B3EE6">
        <w:rPr>
          <w:rFonts w:ascii="Times New Roman" w:eastAsia="Times New Roman" w:hAnsi="Times New Roman" w:cs="Times New Roman"/>
          <w:i/>
          <w:sz w:val="22"/>
          <w:szCs w:val="22"/>
        </w:rPr>
        <w:t>new</w:t>
      </w:r>
      <w:r w:rsidR="001D27BD">
        <w:rPr>
          <w:rFonts w:ascii="Times New Roman" w:eastAsia="Times New Roman" w:hAnsi="Times New Roman" w:cs="Times New Roman"/>
          <w:sz w:val="22"/>
          <w:szCs w:val="22"/>
        </w:rPr>
        <w:t xml:space="preserve">, if their first classification was during the experiment. We calculated </w:t>
      </w:r>
      <w:r w:rsidR="00FC388D">
        <w:rPr>
          <w:rFonts w:ascii="Times New Roman" w:eastAsia="Times New Roman" w:hAnsi="Times New Roman" w:cs="Times New Roman"/>
          <w:sz w:val="22"/>
          <w:szCs w:val="22"/>
        </w:rPr>
        <w:t>the time to complete a classification (</w:t>
      </w:r>
      <w:r w:rsidR="00FC388D">
        <w:rPr>
          <w:rFonts w:ascii="Times New Roman" w:eastAsia="Times New Roman" w:hAnsi="Times New Roman" w:cs="Times New Roman"/>
          <w:i/>
          <w:sz w:val="22"/>
          <w:szCs w:val="22"/>
        </w:rPr>
        <w:t>duration</w:t>
      </w:r>
      <w:r w:rsidR="00FC388D">
        <w:rPr>
          <w:rFonts w:ascii="Times New Roman" w:eastAsia="Times New Roman" w:hAnsi="Times New Roman" w:cs="Times New Roman"/>
          <w:sz w:val="22"/>
          <w:szCs w:val="22"/>
        </w:rPr>
        <w:t xml:space="preserve">) as the </w:t>
      </w:r>
      <w:r>
        <w:rPr>
          <w:rFonts w:ascii="Times New Roman" w:eastAsia="Times New Roman" w:hAnsi="Times New Roman" w:cs="Times New Roman"/>
          <w:sz w:val="22"/>
          <w:szCs w:val="22"/>
        </w:rPr>
        <w:t xml:space="preserve">time from when the image was </w:t>
      </w:r>
      <w:commentRangeStart w:id="8"/>
      <w:r>
        <w:rPr>
          <w:rFonts w:ascii="Times New Roman" w:eastAsia="Times New Roman" w:hAnsi="Times New Roman" w:cs="Times New Roman"/>
          <w:sz w:val="22"/>
          <w:szCs w:val="22"/>
        </w:rPr>
        <w:t>loaded on the volunteer’s screen</w:t>
      </w:r>
      <w:r w:rsidR="00935B4A">
        <w:rPr>
          <w:rFonts w:ascii="Times New Roman" w:eastAsia="Times New Roman" w:hAnsi="Times New Roman" w:cs="Times New Roman"/>
          <w:sz w:val="22"/>
          <w:szCs w:val="22"/>
        </w:rPr>
        <w:t xml:space="preserve"> (as stored in the front </w:t>
      </w:r>
      <w:commentRangeStart w:id="9"/>
      <w:r w:rsidR="00935B4A">
        <w:rPr>
          <w:rFonts w:ascii="Times New Roman" w:eastAsia="Times New Roman" w:hAnsi="Times New Roman" w:cs="Times New Roman"/>
          <w:sz w:val="22"/>
          <w:szCs w:val="22"/>
        </w:rPr>
        <w:t>end</w:t>
      </w:r>
      <w:commentRangeEnd w:id="9"/>
      <w:r w:rsidR="00935B4A">
        <w:rPr>
          <w:rStyle w:val="CommentReference"/>
        </w:rPr>
        <w:commentReference w:id="9"/>
      </w:r>
      <w:r w:rsidR="00935B4A">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w:t>
      </w:r>
      <w:commentRangeEnd w:id="8"/>
      <w:r w:rsidR="001F0F36">
        <w:rPr>
          <w:rStyle w:val="CommentReference"/>
        </w:rPr>
        <w:commentReference w:id="8"/>
      </w:r>
      <w:r>
        <w:rPr>
          <w:rFonts w:ascii="Times New Roman" w:eastAsia="Times New Roman" w:hAnsi="Times New Roman" w:cs="Times New Roman"/>
          <w:sz w:val="22"/>
          <w:szCs w:val="22"/>
        </w:rPr>
        <w:t xml:space="preserve">to when the volunteer submitted the </w:t>
      </w:r>
      <w:r>
        <w:rPr>
          <w:rFonts w:ascii="Times New Roman" w:eastAsia="Times New Roman" w:hAnsi="Times New Roman" w:cs="Times New Roman"/>
          <w:sz w:val="22"/>
          <w:szCs w:val="22"/>
        </w:rPr>
        <w:lastRenderedPageBreak/>
        <w:t>classificat</w:t>
      </w:r>
      <w:r w:rsidR="00FC388D">
        <w:rPr>
          <w:rFonts w:ascii="Times New Roman" w:eastAsia="Times New Roman" w:hAnsi="Times New Roman" w:cs="Times New Roman"/>
          <w:sz w:val="22"/>
          <w:szCs w:val="22"/>
        </w:rPr>
        <w:t xml:space="preserve">ion; classifications with </w:t>
      </w:r>
      <w:r w:rsidR="00FC388D" w:rsidRPr="00FC388D">
        <w:rPr>
          <w:rFonts w:ascii="Times New Roman" w:eastAsia="Times New Roman" w:hAnsi="Times New Roman" w:cs="Times New Roman"/>
          <w:i/>
          <w:sz w:val="22"/>
          <w:szCs w:val="22"/>
        </w:rPr>
        <w:t>duration</w:t>
      </w:r>
      <w:r>
        <w:rPr>
          <w:rFonts w:ascii="Times New Roman" w:eastAsia="Times New Roman" w:hAnsi="Times New Roman" w:cs="Times New Roman"/>
          <w:sz w:val="22"/>
          <w:szCs w:val="22"/>
        </w:rPr>
        <w:t xml:space="preserve"> &gt; 2 minutes were excluded as these typically represent incidents when the volunteer had loaded a classification but was not actively classify</w:t>
      </w:r>
      <w:r w:rsidRPr="00FC388D">
        <w:rPr>
          <w:rFonts w:ascii="Times New Roman" w:eastAsia="Times New Roman" w:hAnsi="Times New Roman" w:cs="Times New Roman"/>
          <w:sz w:val="22"/>
          <w:szCs w:val="22"/>
        </w:rPr>
        <w:t>ing.</w:t>
      </w:r>
      <w:r w:rsidR="00FC388D" w:rsidRPr="00FC388D">
        <w:rPr>
          <w:rFonts w:ascii="Times New Roman" w:eastAsia="Times New Roman" w:hAnsi="Times New Roman" w:cs="Times New Roman"/>
          <w:sz w:val="22"/>
          <w:szCs w:val="22"/>
        </w:rPr>
        <w:t xml:space="preserve"> We identified</w:t>
      </w:r>
      <w:r w:rsidR="00FC388D">
        <w:rPr>
          <w:rFonts w:ascii="Times New Roman" w:eastAsia="Times New Roman" w:hAnsi="Times New Roman" w:cs="Times New Roman"/>
        </w:rPr>
        <w:t xml:space="preserve"> </w:t>
      </w:r>
      <w:r w:rsidR="00FC388D">
        <w:rPr>
          <w:rFonts w:ascii="Times New Roman" w:eastAsia="Times New Roman" w:hAnsi="Times New Roman" w:cs="Times New Roman"/>
          <w:sz w:val="22"/>
          <w:szCs w:val="22"/>
        </w:rPr>
        <w:t xml:space="preserve">a </w:t>
      </w:r>
      <w:r>
        <w:rPr>
          <w:rFonts w:ascii="Times New Roman" w:eastAsia="Times New Roman" w:hAnsi="Times New Roman" w:cs="Times New Roman"/>
          <w:i/>
          <w:sz w:val="22"/>
          <w:szCs w:val="22"/>
        </w:rPr>
        <w:t>session</w:t>
      </w:r>
      <w:r w:rsidR="00FC388D">
        <w:rPr>
          <w:rFonts w:ascii="Times New Roman" w:eastAsia="Times New Roman" w:hAnsi="Times New Roman" w:cs="Times New Roman"/>
          <w:i/>
          <w:sz w:val="22"/>
          <w:szCs w:val="22"/>
        </w:rPr>
        <w:t xml:space="preserve"> </w:t>
      </w:r>
      <w:r w:rsidR="00FC388D" w:rsidRPr="003A61C7">
        <w:rPr>
          <w:rFonts w:ascii="Times New Roman" w:eastAsia="Times New Roman" w:hAnsi="Times New Roman" w:cs="Times New Roman"/>
          <w:sz w:val="22"/>
          <w:szCs w:val="22"/>
        </w:rPr>
        <w:t>as</w:t>
      </w:r>
      <w:r w:rsidR="00FC388D">
        <w:rPr>
          <w:rFonts w:ascii="Times New Roman" w:eastAsia="Times New Roman" w:hAnsi="Times New Roman" w:cs="Times New Roman"/>
          <w:i/>
          <w:sz w:val="22"/>
          <w:szCs w:val="22"/>
        </w:rPr>
        <w:t xml:space="preserve"> </w:t>
      </w:r>
      <w:r w:rsidR="00FC388D">
        <w:rPr>
          <w:rFonts w:ascii="Times New Roman" w:eastAsia="Times New Roman" w:hAnsi="Times New Roman" w:cs="Times New Roman"/>
          <w:sz w:val="22"/>
          <w:szCs w:val="22"/>
        </w:rPr>
        <w:t xml:space="preserve">period of continued classifications with </w:t>
      </w:r>
      <w:r>
        <w:rPr>
          <w:rFonts w:ascii="Times New Roman" w:eastAsia="Times New Roman" w:hAnsi="Times New Roman" w:cs="Times New Roman"/>
          <w:sz w:val="22"/>
          <w:szCs w:val="22"/>
        </w:rPr>
        <w:t>less than 30 minutes</w:t>
      </w:r>
      <w:r w:rsidR="00FC388D">
        <w:rPr>
          <w:rFonts w:ascii="Times New Roman" w:eastAsia="Times New Roman" w:hAnsi="Times New Roman" w:cs="Times New Roman"/>
          <w:sz w:val="22"/>
          <w:szCs w:val="22"/>
        </w:rPr>
        <w:t xml:space="preserve"> of inactivity</w:t>
      </w:r>
      <w:r>
        <w:rPr>
          <w:rFonts w:ascii="Times New Roman" w:eastAsia="Times New Roman" w:hAnsi="Times New Roman" w:cs="Times New Roman"/>
          <w:sz w:val="22"/>
          <w:szCs w:val="22"/>
        </w:rPr>
        <w:t xml:space="preserve"> between consecutive classifications.</w:t>
      </w:r>
      <w:r w:rsidR="008A4C73">
        <w:rPr>
          <w:rFonts w:ascii="Times New Roman" w:eastAsia="Times New Roman" w:hAnsi="Times New Roman" w:cs="Times New Roman"/>
          <w:sz w:val="22"/>
          <w:szCs w:val="22"/>
        </w:rPr>
        <w:t xml:space="preserve"> </w:t>
      </w:r>
      <w:r w:rsidR="000F7036">
        <w:rPr>
          <w:rFonts w:ascii="Times New Roman" w:eastAsia="Times New Roman" w:hAnsi="Times New Roman" w:cs="Times New Roman"/>
          <w:sz w:val="22"/>
          <w:szCs w:val="22"/>
        </w:rPr>
        <w:t xml:space="preserve">All analyses were conducted in Program R </w:t>
      </w:r>
      <w:r w:rsidR="00E83A6E">
        <w:rPr>
          <w:rFonts w:ascii="Times New Roman" w:eastAsia="Times New Roman" w:hAnsi="Times New Roman" w:cs="Times New Roman"/>
          <w:sz w:val="22"/>
          <w:szCs w:val="22"/>
        </w:rPr>
        <w:t xml:space="preserve">3.4.0 and code is available online at </w:t>
      </w:r>
      <w:hyperlink r:id="rId16" w:history="1">
        <w:r w:rsidR="009828EC" w:rsidRPr="002776F3">
          <w:rPr>
            <w:rStyle w:val="Hyperlink"/>
            <w:rFonts w:ascii="Times New Roman" w:eastAsia="Times New Roman" w:hAnsi="Times New Roman" w:cs="Times New Roman"/>
            <w:sz w:val="22"/>
            <w:szCs w:val="22"/>
          </w:rPr>
          <w:t>www.github.com/aliburchard/snapsatsea</w:t>
        </w:r>
      </w:hyperlink>
      <w:r w:rsidR="00E83A6E">
        <w:rPr>
          <w:rFonts w:ascii="Times New Roman" w:eastAsia="Times New Roman" w:hAnsi="Times New Roman" w:cs="Times New Roman"/>
          <w:sz w:val="22"/>
          <w:szCs w:val="22"/>
        </w:rPr>
        <w:t>.</w:t>
      </w:r>
    </w:p>
    <w:p w14:paraId="2941B83B" w14:textId="77777777" w:rsidR="009828EC" w:rsidRPr="009828EC" w:rsidRDefault="009828EC" w:rsidP="009828EC">
      <w:pPr>
        <w:rPr>
          <w:rFonts w:ascii="Times New Roman" w:eastAsia="Times New Roman" w:hAnsi="Times New Roman" w:cs="Times New Roman"/>
          <w:sz w:val="22"/>
          <w:szCs w:val="22"/>
          <w:u w:val="single"/>
        </w:rPr>
      </w:pPr>
    </w:p>
    <w:p w14:paraId="59456921" w14:textId="2752CE89"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We evaluated skew among volunteer contributions by calculating Lorenz curves (package </w:t>
      </w:r>
      <w:proofErr w:type="spellStart"/>
      <w:r w:rsidRPr="00F02609">
        <w:rPr>
          <w:rFonts w:ascii="Times New Roman" w:eastAsia="Times New Roman" w:hAnsi="Times New Roman" w:cs="Times New Roman"/>
          <w:i/>
          <w:sz w:val="22"/>
          <w:szCs w:val="22"/>
        </w:rPr>
        <w:t>ineq</w:t>
      </w:r>
      <w:proofErr w:type="spellEnd"/>
      <w:r>
        <w:rPr>
          <w:rFonts w:ascii="Times New Roman" w:eastAsia="Times New Roman" w:hAnsi="Times New Roman" w:cs="Times New Roman"/>
          <w:sz w:val="22"/>
          <w:szCs w:val="22"/>
        </w:rPr>
        <w:t xml:space="preserve">, function </w:t>
      </w:r>
      <w:proofErr w:type="spellStart"/>
      <w:r w:rsidRPr="00F02609">
        <w:rPr>
          <w:rFonts w:ascii="Times New Roman" w:eastAsia="Times New Roman" w:hAnsi="Times New Roman" w:cs="Times New Roman"/>
          <w:i/>
          <w:sz w:val="22"/>
          <w:szCs w:val="22"/>
        </w:rPr>
        <w:t>Lc</w:t>
      </w:r>
      <w:proofErr w:type="spellEnd"/>
      <w:r>
        <w:rPr>
          <w:rFonts w:ascii="Times New Roman" w:eastAsia="Times New Roman" w:hAnsi="Times New Roman" w:cs="Times New Roman"/>
          <w:sz w:val="22"/>
          <w:szCs w:val="22"/>
        </w:rPr>
        <w:t xml:space="preserve">) and Gini coefficients (package </w:t>
      </w:r>
      <w:proofErr w:type="spellStart"/>
      <w:r w:rsidRPr="00F02609">
        <w:rPr>
          <w:rFonts w:ascii="Times New Roman" w:eastAsia="Times New Roman" w:hAnsi="Times New Roman" w:cs="Times New Roman"/>
          <w:i/>
          <w:sz w:val="22"/>
          <w:szCs w:val="22"/>
        </w:rPr>
        <w:t>reldist</w:t>
      </w:r>
      <w:proofErr w:type="spellEnd"/>
      <w:r>
        <w:rPr>
          <w:rFonts w:ascii="Times New Roman" w:eastAsia="Times New Roman" w:hAnsi="Times New Roman" w:cs="Times New Roman"/>
          <w:sz w:val="22"/>
          <w:szCs w:val="22"/>
        </w:rPr>
        <w:t xml:space="preserve">, function </w:t>
      </w:r>
      <w:proofErr w:type="spellStart"/>
      <w:r w:rsidRPr="00F02609">
        <w:rPr>
          <w:rFonts w:ascii="Times New Roman" w:eastAsia="Times New Roman" w:hAnsi="Times New Roman" w:cs="Times New Roman"/>
          <w:i/>
          <w:sz w:val="22"/>
          <w:szCs w:val="22"/>
        </w:rPr>
        <w:t>gini</w:t>
      </w:r>
      <w:proofErr w:type="spellEnd"/>
      <w:r>
        <w:rPr>
          <w:rFonts w:ascii="Times New Roman" w:eastAsia="Times New Roman" w:hAnsi="Times New Roman" w:cs="Times New Roman"/>
          <w:sz w:val="22"/>
          <w:szCs w:val="22"/>
        </w:rPr>
        <w:t xml:space="preserve">) for each workflow for </w:t>
      </w:r>
      <w:r w:rsidRPr="008B3EE6">
        <w:rPr>
          <w:rFonts w:ascii="Times New Roman" w:eastAsia="Times New Roman" w:hAnsi="Times New Roman" w:cs="Times New Roman"/>
          <w:i/>
          <w:sz w:val="22"/>
          <w:szCs w:val="22"/>
        </w:rPr>
        <w:t>new</w:t>
      </w:r>
      <w:r>
        <w:rPr>
          <w:rFonts w:ascii="Times New Roman" w:eastAsia="Times New Roman" w:hAnsi="Times New Roman" w:cs="Times New Roman"/>
          <w:sz w:val="22"/>
          <w:szCs w:val="22"/>
        </w:rPr>
        <w:t xml:space="preserve"> and </w:t>
      </w:r>
      <w:r w:rsidRPr="008B3EE6">
        <w:rPr>
          <w:rFonts w:ascii="Times New Roman" w:eastAsia="Times New Roman" w:hAnsi="Times New Roman" w:cs="Times New Roman"/>
          <w:i/>
          <w:sz w:val="22"/>
          <w:szCs w:val="22"/>
        </w:rPr>
        <w:t>existing</w:t>
      </w:r>
      <w:r>
        <w:rPr>
          <w:rFonts w:ascii="Times New Roman" w:eastAsia="Times New Roman" w:hAnsi="Times New Roman" w:cs="Times New Roman"/>
          <w:sz w:val="22"/>
          <w:szCs w:val="22"/>
        </w:rPr>
        <w:t xml:space="preserve"> volunteers. Lorenz curves </w:t>
      </w:r>
      <w:r w:rsidR="00694CDC">
        <w:rPr>
          <w:rFonts w:ascii="Times New Roman" w:eastAsia="Times New Roman" w:hAnsi="Times New Roman" w:cs="Times New Roman"/>
          <w:sz w:val="22"/>
          <w:szCs w:val="22"/>
        </w:rPr>
        <w:t xml:space="preserve">show </w:t>
      </w:r>
      <w:r>
        <w:rPr>
          <w:rFonts w:ascii="Times New Roman" w:eastAsia="Times New Roman" w:hAnsi="Times New Roman" w:cs="Times New Roman"/>
          <w:sz w:val="22"/>
          <w:szCs w:val="22"/>
        </w:rPr>
        <w:t>the proportion of classifications vs. proportion of volunteers; y = x represents hypothetical perfect equality, where every volunteer contributes the same number of classifications. The Gini coefficient is a measure of inequality</w:t>
      </w:r>
      <w:r w:rsidR="0078747A">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calculated as </w:t>
      </w:r>
      <w:r w:rsidR="0078747A">
        <w:rPr>
          <w:rFonts w:ascii="Times New Roman" w:eastAsia="Times New Roman" w:hAnsi="Times New Roman" w:cs="Times New Roman"/>
          <w:sz w:val="22"/>
          <w:szCs w:val="22"/>
        </w:rPr>
        <w:t>G = A/(A+B)</w:t>
      </w:r>
      <w:r w:rsidR="00B322BD">
        <w:rPr>
          <w:rFonts w:ascii="Times New Roman" w:eastAsia="Times New Roman" w:hAnsi="Times New Roman" w:cs="Times New Roman"/>
          <w:sz w:val="22"/>
          <w:szCs w:val="22"/>
        </w:rPr>
        <w:t>,</w:t>
      </w:r>
      <w:r w:rsidR="0078747A">
        <w:rPr>
          <w:rFonts w:ascii="Times New Roman" w:eastAsia="Times New Roman" w:hAnsi="Times New Roman" w:cs="Times New Roman"/>
          <w:sz w:val="22"/>
          <w:szCs w:val="22"/>
        </w:rPr>
        <w:t xml:space="preserve"> where A is</w:t>
      </w:r>
      <w:r>
        <w:rPr>
          <w:rFonts w:ascii="Times New Roman" w:eastAsia="Times New Roman" w:hAnsi="Times New Roman" w:cs="Times New Roman"/>
          <w:sz w:val="22"/>
          <w:szCs w:val="22"/>
        </w:rPr>
        <w:t xml:space="preserve"> the area above the Lorenz curve and below the </w:t>
      </w:r>
      <w:r w:rsidR="0078747A">
        <w:rPr>
          <w:rFonts w:ascii="Times New Roman" w:eastAsia="Times New Roman" w:hAnsi="Times New Roman" w:cs="Times New Roman"/>
          <w:sz w:val="22"/>
          <w:szCs w:val="22"/>
        </w:rPr>
        <w:t>45º line</w:t>
      </w:r>
      <w:r w:rsidR="00B322BD">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w:t>
      </w:r>
      <w:r w:rsidR="0078747A">
        <w:rPr>
          <w:rFonts w:ascii="Times New Roman" w:eastAsia="Times New Roman" w:hAnsi="Times New Roman" w:cs="Times New Roman"/>
          <w:sz w:val="22"/>
          <w:szCs w:val="22"/>
        </w:rPr>
        <w:t>and B is the area below the Lorenz curve</w:t>
      </w:r>
      <w:r>
        <w:rPr>
          <w:rFonts w:ascii="Times New Roman" w:eastAsia="Times New Roman" w:hAnsi="Times New Roman" w:cs="Times New Roman"/>
          <w:sz w:val="22"/>
          <w:szCs w:val="22"/>
        </w:rPr>
        <w:t>)</w:t>
      </w:r>
      <w:r w:rsidR="0078747A">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 </w:t>
      </w:r>
      <w:r w:rsidR="00171139">
        <w:rPr>
          <w:rFonts w:ascii="Times New Roman" w:eastAsia="Times New Roman" w:hAnsi="Times New Roman" w:cs="Times New Roman"/>
          <w:sz w:val="22"/>
          <w:szCs w:val="22"/>
        </w:rPr>
        <w:t xml:space="preserve">The </w:t>
      </w:r>
      <w:r w:rsidR="0078747A">
        <w:rPr>
          <w:rFonts w:ascii="Times New Roman" w:eastAsia="Times New Roman" w:hAnsi="Times New Roman" w:cs="Times New Roman"/>
          <w:sz w:val="22"/>
          <w:szCs w:val="22"/>
        </w:rPr>
        <w:t>G</w:t>
      </w:r>
      <w:r w:rsidR="00171139">
        <w:rPr>
          <w:rFonts w:ascii="Times New Roman" w:eastAsia="Times New Roman" w:hAnsi="Times New Roman" w:cs="Times New Roman"/>
          <w:sz w:val="22"/>
          <w:szCs w:val="22"/>
        </w:rPr>
        <w:t xml:space="preserve">ini coefficient </w:t>
      </w:r>
      <w:r>
        <w:rPr>
          <w:rFonts w:ascii="Times New Roman" w:eastAsia="Times New Roman" w:hAnsi="Times New Roman" w:cs="Times New Roman"/>
          <w:sz w:val="22"/>
          <w:szCs w:val="22"/>
        </w:rPr>
        <w:t>ranges from 0 to 1, where 0 represents completely equal contributions and 1 represents completely unequal contributions.</w:t>
      </w:r>
      <w:r w:rsidR="003A61C7">
        <w:rPr>
          <w:rFonts w:ascii="Times New Roman" w:eastAsia="Times New Roman" w:hAnsi="Times New Roman" w:cs="Times New Roman"/>
          <w:sz w:val="22"/>
          <w:szCs w:val="22"/>
        </w:rPr>
        <w:t xml:space="preserve"> </w:t>
      </w:r>
    </w:p>
    <w:p w14:paraId="3C8BA18C" w14:textId="32615CBE" w:rsidR="00575EC2" w:rsidRDefault="00575EC2">
      <w:pPr>
        <w:rPr>
          <w:rFonts w:ascii="Times New Roman" w:eastAsia="Times New Roman" w:hAnsi="Times New Roman" w:cs="Times New Roman"/>
          <w:sz w:val="22"/>
          <w:szCs w:val="22"/>
        </w:rPr>
      </w:pPr>
    </w:p>
    <w:p w14:paraId="53C153F2" w14:textId="77777777" w:rsidR="00575EC2" w:rsidRDefault="00180692" w:rsidP="00CF3F71">
      <w:pPr>
        <w:outlineLvl w:val="0"/>
        <w:rPr>
          <w:rFonts w:ascii="Times New Roman" w:eastAsia="Times New Roman" w:hAnsi="Times New Roman" w:cs="Times New Roman"/>
          <w:i/>
          <w:sz w:val="22"/>
          <w:szCs w:val="22"/>
        </w:rPr>
      </w:pPr>
      <w:r w:rsidRPr="004F390D">
        <w:rPr>
          <w:rFonts w:ascii="Times New Roman" w:eastAsia="Times New Roman" w:hAnsi="Times New Roman" w:cs="Times New Roman"/>
          <w:i/>
          <w:sz w:val="22"/>
          <w:szCs w:val="22"/>
        </w:rPr>
        <w:t>Aggregation &amp; Accuracy</w:t>
      </w:r>
    </w:p>
    <w:p w14:paraId="4A1B8966" w14:textId="77777777" w:rsidR="008548DD" w:rsidRDefault="004B34AD" w:rsidP="00F559A1">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We evaluated agreement between volunteer answers and expert answers contributed by the project’s scientific lead, T.C. We calculated raw agreement as the number of classifications that agreed with the expert classification. </w:t>
      </w:r>
    </w:p>
    <w:p w14:paraId="5DDD9ADA" w14:textId="77777777" w:rsidR="008548DD" w:rsidRDefault="008548DD" w:rsidP="00F559A1">
      <w:pPr>
        <w:rPr>
          <w:rFonts w:ascii="Times New Roman" w:eastAsia="Times New Roman" w:hAnsi="Times New Roman" w:cs="Times New Roman"/>
          <w:sz w:val="22"/>
          <w:szCs w:val="22"/>
        </w:rPr>
      </w:pPr>
    </w:p>
    <w:p w14:paraId="29E1C3EE" w14:textId="520C49A7" w:rsidR="002525DD" w:rsidRPr="002525DD" w:rsidRDefault="004B34AD" w:rsidP="00F559A1">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Because the high-levels of accuracy on Zooniverse projects relies on the aggregation of multiple volunteer classifiers, we also applied very simple aggregation algorithms to produce a </w:t>
      </w:r>
      <w:r w:rsidR="00180692">
        <w:rPr>
          <w:rFonts w:ascii="Times New Roman" w:eastAsia="Times New Roman" w:hAnsi="Times New Roman" w:cs="Times New Roman"/>
          <w:sz w:val="22"/>
          <w:szCs w:val="22"/>
        </w:rPr>
        <w:t>single “consensu</w:t>
      </w:r>
      <w:r w:rsidR="001D2AF9">
        <w:rPr>
          <w:rFonts w:ascii="Times New Roman" w:eastAsia="Times New Roman" w:hAnsi="Times New Roman" w:cs="Times New Roman"/>
          <w:sz w:val="22"/>
          <w:szCs w:val="22"/>
        </w:rPr>
        <w:t xml:space="preserve">s” answer for every image. </w:t>
      </w:r>
      <w:r>
        <w:rPr>
          <w:rFonts w:ascii="Times New Roman" w:eastAsia="Times New Roman" w:hAnsi="Times New Roman" w:cs="Times New Roman"/>
          <w:sz w:val="22"/>
          <w:szCs w:val="22"/>
        </w:rPr>
        <w:t>For each binary question,</w:t>
      </w:r>
      <w:r w:rsidR="00180692">
        <w:rPr>
          <w:rFonts w:ascii="Times New Roman" w:eastAsia="Times New Roman" w:hAnsi="Times New Roman" w:cs="Times New Roman"/>
          <w:sz w:val="22"/>
          <w:szCs w:val="22"/>
        </w:rPr>
        <w:t xml:space="preserve"> we calculated the proportion of volunteers who answered “yes” for a given image and calculated the consensus answers as “yes” if the proportion exceeded 0.75 for Q1 and Q</w:t>
      </w:r>
      <w:r w:rsidR="002525DD">
        <w:rPr>
          <w:rFonts w:ascii="Times New Roman" w:eastAsia="Times New Roman" w:hAnsi="Times New Roman" w:cs="Times New Roman"/>
          <w:sz w:val="22"/>
          <w:szCs w:val="22"/>
        </w:rPr>
        <w:t>2, 0.45 for Q3, and 0.5 for Q4</w:t>
      </w:r>
      <w:r w:rsidR="001F1615">
        <w:rPr>
          <w:rFonts w:ascii="Times New Roman" w:eastAsia="Times New Roman" w:hAnsi="Times New Roman" w:cs="Times New Roman"/>
          <w:sz w:val="22"/>
          <w:szCs w:val="22"/>
        </w:rPr>
        <w:t xml:space="preserve">, which are </w:t>
      </w:r>
      <w:r w:rsidR="002525DD">
        <w:rPr>
          <w:rFonts w:ascii="Times New Roman" w:eastAsia="Times New Roman" w:hAnsi="Times New Roman" w:cs="Times New Roman"/>
          <w:sz w:val="22"/>
          <w:szCs w:val="22"/>
        </w:rPr>
        <w:t>the same requirements for passing images into subsequent workflows</w:t>
      </w:r>
      <w:r w:rsidR="001F1615">
        <w:rPr>
          <w:rFonts w:ascii="Times New Roman" w:eastAsia="Times New Roman" w:hAnsi="Times New Roman" w:cs="Times New Roman"/>
          <w:sz w:val="22"/>
          <w:szCs w:val="22"/>
        </w:rPr>
        <w:t>.</w:t>
      </w:r>
    </w:p>
    <w:p w14:paraId="3A6FB752" w14:textId="77777777" w:rsidR="002525DD" w:rsidRDefault="002525DD" w:rsidP="00F559A1">
      <w:pPr>
        <w:rPr>
          <w:rFonts w:ascii="Times New Roman" w:eastAsia="Times New Roman" w:hAnsi="Times New Roman" w:cs="Times New Roman"/>
          <w:sz w:val="22"/>
          <w:szCs w:val="22"/>
        </w:rPr>
      </w:pPr>
    </w:p>
    <w:p w14:paraId="3ABE4DD2" w14:textId="3F099112" w:rsidR="00575EC2" w:rsidRDefault="00F559A1" w:rsidP="00F559A1">
      <w:pPr>
        <w:rPr>
          <w:rFonts w:ascii="Times New Roman" w:eastAsia="Times New Roman" w:hAnsi="Times New Roman" w:cs="Times New Roman"/>
          <w:sz w:val="22"/>
          <w:szCs w:val="22"/>
        </w:rPr>
      </w:pPr>
      <w:r>
        <w:rPr>
          <w:rFonts w:ascii="Times New Roman" w:eastAsia="Times New Roman" w:hAnsi="Times New Roman" w:cs="Times New Roman"/>
          <w:sz w:val="22"/>
          <w:szCs w:val="22"/>
        </w:rPr>
        <w:t>While more sophisticated approaches exist for aggregating survey-style tasks (Swanson et al. 2014), we</w:t>
      </w:r>
      <w:r w:rsidR="00180692">
        <w:rPr>
          <w:rFonts w:ascii="Times New Roman" w:eastAsia="Times New Roman" w:hAnsi="Times New Roman" w:cs="Times New Roman"/>
          <w:sz w:val="22"/>
          <w:szCs w:val="22"/>
        </w:rPr>
        <w:t xml:space="preserve"> applied an analogous approach to </w:t>
      </w:r>
      <w:r>
        <w:rPr>
          <w:rFonts w:ascii="Times New Roman" w:eastAsia="Times New Roman" w:hAnsi="Times New Roman" w:cs="Times New Roman"/>
          <w:sz w:val="22"/>
          <w:szCs w:val="22"/>
        </w:rPr>
        <w:t xml:space="preserve">the survey task to </w:t>
      </w:r>
      <w:r w:rsidR="00180692">
        <w:rPr>
          <w:rFonts w:ascii="Times New Roman" w:eastAsia="Times New Roman" w:hAnsi="Times New Roman" w:cs="Times New Roman"/>
          <w:sz w:val="22"/>
          <w:szCs w:val="22"/>
        </w:rPr>
        <w:t>facilitate comparison</w:t>
      </w:r>
      <w:r>
        <w:rPr>
          <w:rFonts w:ascii="Times New Roman" w:eastAsia="Times New Roman" w:hAnsi="Times New Roman" w:cs="Times New Roman"/>
          <w:sz w:val="22"/>
          <w:szCs w:val="22"/>
        </w:rPr>
        <w:t xml:space="preserve"> between the workflows. For</w:t>
      </w:r>
      <w:r w:rsidR="00180692">
        <w:rPr>
          <w:rFonts w:ascii="Times New Roman" w:eastAsia="Times New Roman" w:hAnsi="Times New Roman" w:cs="Times New Roman"/>
          <w:sz w:val="22"/>
          <w:szCs w:val="22"/>
        </w:rPr>
        <w:t xml:space="preserve"> every image, </w:t>
      </w:r>
      <w:r>
        <w:rPr>
          <w:rFonts w:ascii="Times New Roman" w:eastAsia="Times New Roman" w:hAnsi="Times New Roman" w:cs="Times New Roman"/>
          <w:sz w:val="22"/>
          <w:szCs w:val="22"/>
        </w:rPr>
        <w:t xml:space="preserve">we recorded </w:t>
      </w:r>
      <w:r w:rsidR="00180692">
        <w:rPr>
          <w:rFonts w:ascii="Times New Roman" w:eastAsia="Times New Roman" w:hAnsi="Times New Roman" w:cs="Times New Roman"/>
          <w:sz w:val="22"/>
          <w:szCs w:val="22"/>
        </w:rPr>
        <w:t>the proportion of volunteers who identified the presence of any animal, a whale or dolphin, a fluke, and whether or not th</w:t>
      </w:r>
      <w:r>
        <w:rPr>
          <w:rFonts w:ascii="Times New Roman" w:eastAsia="Times New Roman" w:hAnsi="Times New Roman" w:cs="Times New Roman"/>
          <w:sz w:val="22"/>
          <w:szCs w:val="22"/>
        </w:rPr>
        <w:t>e fluke belonged to a humpback, and calculated c</w:t>
      </w:r>
      <w:r w:rsidR="00180692">
        <w:rPr>
          <w:rFonts w:ascii="Times New Roman" w:eastAsia="Times New Roman" w:hAnsi="Times New Roman" w:cs="Times New Roman"/>
          <w:sz w:val="22"/>
          <w:szCs w:val="22"/>
        </w:rPr>
        <w:t>onsensus answers according to the same threshold</w:t>
      </w:r>
      <w:r w:rsidR="009B37DC">
        <w:rPr>
          <w:rFonts w:ascii="Times New Roman" w:eastAsia="Times New Roman" w:hAnsi="Times New Roman" w:cs="Times New Roman"/>
          <w:sz w:val="22"/>
          <w:szCs w:val="22"/>
        </w:rPr>
        <w:t>s as the Yes/No workflow.</w:t>
      </w:r>
    </w:p>
    <w:p w14:paraId="31BC4223" w14:textId="77777777" w:rsidR="00575EC2" w:rsidRDefault="00575EC2">
      <w:pPr>
        <w:rPr>
          <w:rFonts w:ascii="Times New Roman" w:eastAsia="Times New Roman" w:hAnsi="Times New Roman" w:cs="Times New Roman"/>
          <w:sz w:val="22"/>
          <w:szCs w:val="22"/>
        </w:rPr>
      </w:pPr>
    </w:p>
    <w:p w14:paraId="55F9E2E9" w14:textId="77777777" w:rsidR="00C14F32" w:rsidRDefault="00C14F32">
      <w:pPr>
        <w:rPr>
          <w:rFonts w:ascii="Times New Roman" w:eastAsia="Times New Roman" w:hAnsi="Times New Roman" w:cs="Times New Roman"/>
          <w:i/>
          <w:sz w:val="22"/>
          <w:szCs w:val="22"/>
        </w:rPr>
      </w:pPr>
    </w:p>
    <w:p w14:paraId="6E82F75B" w14:textId="77777777" w:rsidR="00575EC2" w:rsidRPr="00325CA2" w:rsidRDefault="00180692" w:rsidP="00CF3F71">
      <w:pPr>
        <w:outlineLvl w:val="0"/>
        <w:rPr>
          <w:rFonts w:ascii="Times New Roman" w:eastAsia="Times New Roman" w:hAnsi="Times New Roman" w:cs="Times New Roman"/>
          <w:b/>
          <w:sz w:val="22"/>
          <w:szCs w:val="22"/>
        </w:rPr>
      </w:pPr>
      <w:r w:rsidRPr="00325CA2">
        <w:rPr>
          <w:rFonts w:ascii="Times New Roman" w:eastAsia="Times New Roman" w:hAnsi="Times New Roman" w:cs="Times New Roman"/>
          <w:b/>
          <w:sz w:val="22"/>
          <w:szCs w:val="22"/>
        </w:rPr>
        <w:t>Results</w:t>
      </w:r>
    </w:p>
    <w:p w14:paraId="315861C9" w14:textId="77777777" w:rsidR="00575EC2" w:rsidRDefault="00575EC2">
      <w:pPr>
        <w:rPr>
          <w:rFonts w:ascii="Times New Roman" w:eastAsia="Times New Roman" w:hAnsi="Times New Roman" w:cs="Times New Roman"/>
          <w:b/>
          <w:sz w:val="22"/>
          <w:szCs w:val="22"/>
          <w:u w:val="single"/>
        </w:rPr>
      </w:pPr>
    </w:p>
    <w:p w14:paraId="26AC1C16" w14:textId="3CBA054B" w:rsidR="00575EC2" w:rsidRDefault="00180692" w:rsidP="00CF3F71">
      <w:pPr>
        <w:outlineLvl w:val="0"/>
        <w:rPr>
          <w:rFonts w:ascii="Times New Roman" w:eastAsia="Times New Roman" w:hAnsi="Times New Roman" w:cs="Times New Roman"/>
          <w:i/>
          <w:sz w:val="22"/>
          <w:szCs w:val="22"/>
        </w:rPr>
      </w:pPr>
      <w:r>
        <w:rPr>
          <w:rFonts w:ascii="Times New Roman" w:eastAsia="Times New Roman" w:hAnsi="Times New Roman" w:cs="Times New Roman"/>
          <w:i/>
          <w:sz w:val="22"/>
          <w:szCs w:val="22"/>
        </w:rPr>
        <w:t xml:space="preserve">Classification rates &amp; volunteer </w:t>
      </w:r>
      <w:r w:rsidR="00F57042">
        <w:rPr>
          <w:rFonts w:ascii="Times New Roman" w:eastAsia="Times New Roman" w:hAnsi="Times New Roman" w:cs="Times New Roman"/>
          <w:i/>
          <w:sz w:val="22"/>
          <w:szCs w:val="22"/>
        </w:rPr>
        <w:t>engagement</w:t>
      </w:r>
    </w:p>
    <w:p w14:paraId="33BE3715" w14:textId="6F7E5379" w:rsidR="00575EC2" w:rsidRDefault="00C14F32" w:rsidP="00A1636D">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Volunteers completed the Yes/No workflow </w:t>
      </w:r>
      <w:r w:rsidR="00691D61">
        <w:rPr>
          <w:rFonts w:ascii="Times New Roman" w:eastAsia="Times New Roman" w:hAnsi="Times New Roman" w:cs="Times New Roman"/>
          <w:sz w:val="22"/>
          <w:szCs w:val="22"/>
        </w:rPr>
        <w:t>twice as quickly as the Survey workflow, contributing the 95,195 classifications needed in only 2</w:t>
      </w:r>
      <w:r w:rsidR="00790B6B">
        <w:rPr>
          <w:rFonts w:ascii="Times New Roman" w:eastAsia="Times New Roman" w:hAnsi="Times New Roman" w:cs="Times New Roman"/>
          <w:sz w:val="22"/>
          <w:szCs w:val="22"/>
        </w:rPr>
        <w:t>1</w:t>
      </w:r>
      <w:r w:rsidR="00691D61">
        <w:rPr>
          <w:rFonts w:ascii="Times New Roman" w:eastAsia="Times New Roman" w:hAnsi="Times New Roman" w:cs="Times New Roman"/>
          <w:sz w:val="22"/>
          <w:szCs w:val="22"/>
        </w:rPr>
        <w:t xml:space="preserve"> days, compared to the 41 days</w:t>
      </w:r>
      <w:r w:rsidR="00694CDC">
        <w:rPr>
          <w:rFonts w:ascii="Times New Roman" w:eastAsia="Times New Roman" w:hAnsi="Times New Roman" w:cs="Times New Roman"/>
          <w:sz w:val="22"/>
          <w:szCs w:val="22"/>
        </w:rPr>
        <w:t xml:space="preserve"> required</w:t>
      </w:r>
      <w:r w:rsidR="00691D61">
        <w:rPr>
          <w:rFonts w:ascii="Times New Roman" w:eastAsia="Times New Roman" w:hAnsi="Times New Roman" w:cs="Times New Roman"/>
          <w:sz w:val="22"/>
          <w:szCs w:val="22"/>
        </w:rPr>
        <w:t xml:space="preserve"> to </w:t>
      </w:r>
      <w:proofErr w:type="spellStart"/>
      <w:r w:rsidR="00694CDC">
        <w:rPr>
          <w:rFonts w:ascii="Times New Roman" w:eastAsia="Times New Roman" w:hAnsi="Times New Roman" w:cs="Times New Roman"/>
          <w:sz w:val="22"/>
          <w:szCs w:val="22"/>
        </w:rPr>
        <w:t>acheive</w:t>
      </w:r>
      <w:proofErr w:type="spellEnd"/>
      <w:r w:rsidR="00694CDC">
        <w:rPr>
          <w:rFonts w:ascii="Times New Roman" w:eastAsia="Times New Roman" w:hAnsi="Times New Roman" w:cs="Times New Roman"/>
          <w:sz w:val="22"/>
          <w:szCs w:val="22"/>
        </w:rPr>
        <w:t xml:space="preserve"> </w:t>
      </w:r>
      <w:r w:rsidR="00691D61">
        <w:rPr>
          <w:rFonts w:ascii="Times New Roman" w:eastAsia="Times New Roman" w:hAnsi="Times New Roman" w:cs="Times New Roman"/>
          <w:sz w:val="22"/>
          <w:szCs w:val="22"/>
        </w:rPr>
        <w:t>the 66,320 classifications needed to complete the Survey workflow (Table 2, Figure 3)</w:t>
      </w:r>
      <w:r w:rsidR="00180692">
        <w:rPr>
          <w:rFonts w:ascii="Times New Roman" w:eastAsia="Times New Roman" w:hAnsi="Times New Roman" w:cs="Times New Roman"/>
          <w:sz w:val="22"/>
          <w:szCs w:val="22"/>
        </w:rPr>
        <w:t xml:space="preserve">. Classification rates following newsletters spiked for both workflows, but the increases were </w:t>
      </w:r>
      <w:r w:rsidR="0039120E">
        <w:rPr>
          <w:rFonts w:ascii="Times New Roman" w:eastAsia="Times New Roman" w:hAnsi="Times New Roman" w:cs="Times New Roman"/>
          <w:sz w:val="22"/>
          <w:szCs w:val="22"/>
        </w:rPr>
        <w:t xml:space="preserve">three times </w:t>
      </w:r>
      <w:r w:rsidR="00691D61">
        <w:rPr>
          <w:rFonts w:ascii="Times New Roman" w:eastAsia="Times New Roman" w:hAnsi="Times New Roman" w:cs="Times New Roman"/>
          <w:sz w:val="22"/>
          <w:szCs w:val="22"/>
        </w:rPr>
        <w:t xml:space="preserve">higher for </w:t>
      </w:r>
      <w:r w:rsidR="0039120E">
        <w:rPr>
          <w:rFonts w:ascii="Times New Roman" w:eastAsia="Times New Roman" w:hAnsi="Times New Roman" w:cs="Times New Roman"/>
          <w:sz w:val="22"/>
          <w:szCs w:val="22"/>
        </w:rPr>
        <w:t>Y</w:t>
      </w:r>
      <w:r w:rsidR="00691D61">
        <w:rPr>
          <w:rFonts w:ascii="Times New Roman" w:eastAsia="Times New Roman" w:hAnsi="Times New Roman" w:cs="Times New Roman"/>
          <w:sz w:val="22"/>
          <w:szCs w:val="22"/>
        </w:rPr>
        <w:t>es/</w:t>
      </w:r>
      <w:r w:rsidR="0039120E">
        <w:rPr>
          <w:rFonts w:ascii="Times New Roman" w:eastAsia="Times New Roman" w:hAnsi="Times New Roman" w:cs="Times New Roman"/>
          <w:sz w:val="22"/>
          <w:szCs w:val="22"/>
        </w:rPr>
        <w:t>N</w:t>
      </w:r>
      <w:r w:rsidR="00691D61">
        <w:rPr>
          <w:rFonts w:ascii="Times New Roman" w:eastAsia="Times New Roman" w:hAnsi="Times New Roman" w:cs="Times New Roman"/>
          <w:sz w:val="22"/>
          <w:szCs w:val="22"/>
        </w:rPr>
        <w:t>o questions</w:t>
      </w:r>
      <w:r w:rsidR="00F40B0A">
        <w:rPr>
          <w:rFonts w:ascii="Times New Roman" w:eastAsia="Times New Roman" w:hAnsi="Times New Roman" w:cs="Times New Roman"/>
          <w:sz w:val="22"/>
          <w:szCs w:val="22"/>
        </w:rPr>
        <w:t xml:space="preserve">: </w:t>
      </w:r>
      <w:proofErr w:type="gramStart"/>
      <w:r w:rsidR="00F40B0A">
        <w:rPr>
          <w:rFonts w:ascii="Times New Roman" w:eastAsia="Times New Roman" w:hAnsi="Times New Roman" w:cs="Times New Roman"/>
          <w:sz w:val="22"/>
          <w:szCs w:val="22"/>
        </w:rPr>
        <w:t>the</w:t>
      </w:r>
      <w:proofErr w:type="gramEnd"/>
      <w:r w:rsidR="00F40B0A">
        <w:rPr>
          <w:rFonts w:ascii="Times New Roman" w:eastAsia="Times New Roman" w:hAnsi="Times New Roman" w:cs="Times New Roman"/>
          <w:sz w:val="22"/>
          <w:szCs w:val="22"/>
        </w:rPr>
        <w:t xml:space="preserve"> Yes/No workflow reached a maximum hourly classification rate of 3,000 classifications/</w:t>
      </w:r>
      <w:r w:rsidR="0039120E">
        <w:rPr>
          <w:rFonts w:ascii="Times New Roman" w:eastAsia="Times New Roman" w:hAnsi="Times New Roman" w:cs="Times New Roman"/>
          <w:sz w:val="22"/>
          <w:szCs w:val="22"/>
        </w:rPr>
        <w:t>hour</w:t>
      </w:r>
      <w:r w:rsidR="00F40B0A">
        <w:rPr>
          <w:rFonts w:ascii="Times New Roman" w:eastAsia="Times New Roman" w:hAnsi="Times New Roman" w:cs="Times New Roman"/>
          <w:sz w:val="22"/>
          <w:szCs w:val="22"/>
        </w:rPr>
        <w:t>,</w:t>
      </w:r>
      <w:r w:rsidR="0039120E">
        <w:rPr>
          <w:rFonts w:ascii="Times New Roman" w:eastAsia="Times New Roman" w:hAnsi="Times New Roman" w:cs="Times New Roman"/>
          <w:sz w:val="22"/>
          <w:szCs w:val="22"/>
        </w:rPr>
        <w:t xml:space="preserve"> co</w:t>
      </w:r>
      <w:r w:rsidR="00F40B0A">
        <w:rPr>
          <w:rFonts w:ascii="Times New Roman" w:eastAsia="Times New Roman" w:hAnsi="Times New Roman" w:cs="Times New Roman"/>
          <w:sz w:val="22"/>
          <w:szCs w:val="22"/>
        </w:rPr>
        <w:t>mpared to 1,000 classifications/</w:t>
      </w:r>
      <w:r w:rsidR="0039120E">
        <w:rPr>
          <w:rFonts w:ascii="Times New Roman" w:eastAsia="Times New Roman" w:hAnsi="Times New Roman" w:cs="Times New Roman"/>
          <w:sz w:val="22"/>
          <w:szCs w:val="22"/>
        </w:rPr>
        <w:t>hour on the Survey workflow</w:t>
      </w:r>
      <w:r w:rsidR="00691D61">
        <w:rPr>
          <w:rFonts w:ascii="Times New Roman" w:eastAsia="Times New Roman" w:hAnsi="Times New Roman" w:cs="Times New Roman"/>
          <w:sz w:val="22"/>
          <w:szCs w:val="22"/>
        </w:rPr>
        <w:t xml:space="preserve">. </w:t>
      </w:r>
    </w:p>
    <w:p w14:paraId="2353F839" w14:textId="77777777" w:rsidR="00A1636D" w:rsidRDefault="00A1636D" w:rsidP="00A1636D">
      <w:pPr>
        <w:rPr>
          <w:rFonts w:ascii="Times New Roman" w:eastAsia="Times New Roman" w:hAnsi="Times New Roman" w:cs="Times New Roman"/>
          <w:sz w:val="22"/>
          <w:szCs w:val="22"/>
        </w:rPr>
      </w:pPr>
    </w:p>
    <w:p w14:paraId="67666325" w14:textId="3BFDA2A0" w:rsidR="00575EC2" w:rsidRDefault="001773EE" w:rsidP="00A1636D">
      <w:pPr>
        <w:rPr>
          <w:rFonts w:ascii="Times New Roman" w:eastAsia="Times New Roman" w:hAnsi="Times New Roman" w:cs="Times New Roman"/>
          <w:sz w:val="22"/>
          <w:szCs w:val="22"/>
        </w:rPr>
      </w:pPr>
      <w:r>
        <w:rPr>
          <w:rFonts w:ascii="Times New Roman" w:eastAsia="Times New Roman" w:hAnsi="Times New Roman" w:cs="Times New Roman"/>
          <w:sz w:val="22"/>
          <w:szCs w:val="22"/>
        </w:rPr>
        <w:t>Daily per volunteer contribution was hig</w:t>
      </w:r>
      <w:r w:rsidR="00B92273">
        <w:rPr>
          <w:rFonts w:ascii="Times New Roman" w:eastAsia="Times New Roman" w:hAnsi="Times New Roman" w:cs="Times New Roman"/>
          <w:sz w:val="22"/>
          <w:szCs w:val="22"/>
        </w:rPr>
        <w:t>her on the Yes/No workflow (9.3</w:t>
      </w:r>
      <w:r>
        <w:rPr>
          <w:rFonts w:ascii="Times New Roman" w:eastAsia="Times New Roman" w:hAnsi="Times New Roman" w:cs="Times New Roman"/>
          <w:sz w:val="22"/>
          <w:szCs w:val="22"/>
        </w:rPr>
        <w:t xml:space="preserve"> classifications per person per day) t</w:t>
      </w:r>
      <w:r w:rsidR="00B92273">
        <w:rPr>
          <w:rFonts w:ascii="Times New Roman" w:eastAsia="Times New Roman" w:hAnsi="Times New Roman" w:cs="Times New Roman"/>
          <w:sz w:val="22"/>
          <w:szCs w:val="22"/>
        </w:rPr>
        <w:t>han on the Survey workflow (2.75</w:t>
      </w:r>
      <w:r>
        <w:rPr>
          <w:rFonts w:ascii="Times New Roman" w:eastAsia="Times New Roman" w:hAnsi="Times New Roman" w:cs="Times New Roman"/>
          <w:sz w:val="22"/>
          <w:szCs w:val="22"/>
        </w:rPr>
        <w:t xml:space="preserve"> classifications per person per day). The Yes/No classifications were much faster to complete </w:t>
      </w:r>
      <w:r w:rsidR="00180692">
        <w:rPr>
          <w:rFonts w:ascii="Times New Roman" w:eastAsia="Times New Roman" w:hAnsi="Times New Roman" w:cs="Times New Roman"/>
          <w:sz w:val="22"/>
          <w:szCs w:val="22"/>
        </w:rPr>
        <w:t>(Fig</w:t>
      </w:r>
      <w:r w:rsidR="00F34F76">
        <w:rPr>
          <w:rFonts w:ascii="Times New Roman" w:eastAsia="Times New Roman" w:hAnsi="Times New Roman" w:cs="Times New Roman"/>
          <w:sz w:val="22"/>
          <w:szCs w:val="22"/>
        </w:rPr>
        <w:t>ure</w:t>
      </w:r>
      <w:r w:rsidR="00180692">
        <w:rPr>
          <w:rFonts w:ascii="Times New Roman" w:eastAsia="Times New Roman" w:hAnsi="Times New Roman" w:cs="Times New Roman"/>
          <w:sz w:val="22"/>
          <w:szCs w:val="22"/>
        </w:rPr>
        <w:t xml:space="preserve"> 4)</w:t>
      </w:r>
      <w:r w:rsidR="00B3146B">
        <w:rPr>
          <w:rFonts w:ascii="Times New Roman" w:eastAsia="Times New Roman" w:hAnsi="Times New Roman" w:cs="Times New Roman"/>
          <w:sz w:val="22"/>
          <w:szCs w:val="22"/>
        </w:rPr>
        <w:t xml:space="preserve">: the median duration </w:t>
      </w:r>
      <w:r w:rsidR="00694CDC">
        <w:rPr>
          <w:rFonts w:ascii="Times New Roman" w:eastAsia="Times New Roman" w:hAnsi="Times New Roman" w:cs="Times New Roman"/>
          <w:sz w:val="22"/>
          <w:szCs w:val="22"/>
        </w:rPr>
        <w:t xml:space="preserve">for </w:t>
      </w:r>
      <w:r w:rsidR="00B3146B">
        <w:rPr>
          <w:rFonts w:ascii="Times New Roman" w:eastAsia="Times New Roman" w:hAnsi="Times New Roman" w:cs="Times New Roman"/>
          <w:sz w:val="22"/>
          <w:szCs w:val="22"/>
        </w:rPr>
        <w:t xml:space="preserve">a classification </w:t>
      </w:r>
      <w:r w:rsidR="006C0913">
        <w:rPr>
          <w:rFonts w:ascii="Times New Roman" w:eastAsia="Times New Roman" w:hAnsi="Times New Roman" w:cs="Times New Roman"/>
          <w:sz w:val="22"/>
          <w:szCs w:val="22"/>
        </w:rPr>
        <w:t>ranged from</w:t>
      </w:r>
      <w:r w:rsidR="00B3146B">
        <w:rPr>
          <w:rFonts w:ascii="Times New Roman" w:eastAsia="Times New Roman" w:hAnsi="Times New Roman" w:cs="Times New Roman"/>
          <w:sz w:val="22"/>
          <w:szCs w:val="22"/>
        </w:rPr>
        <w:t xml:space="preserve"> </w:t>
      </w:r>
      <w:commentRangeStart w:id="10"/>
      <w:commentRangeStart w:id="11"/>
      <w:r w:rsidR="006C0913">
        <w:rPr>
          <w:rFonts w:ascii="Times New Roman" w:eastAsia="Times New Roman" w:hAnsi="Times New Roman" w:cs="Times New Roman"/>
          <w:sz w:val="22"/>
          <w:szCs w:val="22"/>
        </w:rPr>
        <w:t xml:space="preserve">8.2 – </w:t>
      </w:r>
      <w:r w:rsidR="00B3146B">
        <w:rPr>
          <w:rFonts w:ascii="Times New Roman" w:eastAsia="Times New Roman" w:hAnsi="Times New Roman" w:cs="Times New Roman"/>
          <w:sz w:val="22"/>
          <w:szCs w:val="22"/>
        </w:rPr>
        <w:t>10</w:t>
      </w:r>
      <w:r w:rsidR="006C0913">
        <w:rPr>
          <w:rFonts w:ascii="Times New Roman" w:eastAsia="Times New Roman" w:hAnsi="Times New Roman" w:cs="Times New Roman"/>
          <w:sz w:val="22"/>
          <w:szCs w:val="22"/>
        </w:rPr>
        <w:t>.7</w:t>
      </w:r>
      <w:r w:rsidR="00B3146B">
        <w:rPr>
          <w:rFonts w:ascii="Times New Roman" w:eastAsia="Times New Roman" w:hAnsi="Times New Roman" w:cs="Times New Roman"/>
          <w:sz w:val="22"/>
          <w:szCs w:val="22"/>
        </w:rPr>
        <w:t xml:space="preserve"> </w:t>
      </w:r>
      <w:commentRangeEnd w:id="10"/>
      <w:r w:rsidR="00694CDC">
        <w:rPr>
          <w:rStyle w:val="CommentReference"/>
        </w:rPr>
        <w:commentReference w:id="10"/>
      </w:r>
      <w:commentRangeEnd w:id="11"/>
      <w:r w:rsidR="001F1615">
        <w:rPr>
          <w:rStyle w:val="CommentReference"/>
        </w:rPr>
        <w:commentReference w:id="11"/>
      </w:r>
      <w:r w:rsidR="00B3146B">
        <w:rPr>
          <w:rFonts w:ascii="Times New Roman" w:eastAsia="Times New Roman" w:hAnsi="Times New Roman" w:cs="Times New Roman"/>
          <w:sz w:val="22"/>
          <w:szCs w:val="22"/>
        </w:rPr>
        <w:t xml:space="preserve">seconds for survey tasks and </w:t>
      </w:r>
      <w:r w:rsidR="006C0913">
        <w:rPr>
          <w:rFonts w:ascii="Times New Roman" w:eastAsia="Times New Roman" w:hAnsi="Times New Roman" w:cs="Times New Roman"/>
          <w:sz w:val="22"/>
          <w:szCs w:val="22"/>
        </w:rPr>
        <w:t xml:space="preserve">1.0 – </w:t>
      </w:r>
      <w:r w:rsidR="00B3146B">
        <w:rPr>
          <w:rFonts w:ascii="Times New Roman" w:eastAsia="Times New Roman" w:hAnsi="Times New Roman" w:cs="Times New Roman"/>
          <w:sz w:val="22"/>
          <w:szCs w:val="22"/>
        </w:rPr>
        <w:t>3</w:t>
      </w:r>
      <w:r w:rsidR="006C0913">
        <w:rPr>
          <w:rFonts w:ascii="Times New Roman" w:eastAsia="Times New Roman" w:hAnsi="Times New Roman" w:cs="Times New Roman"/>
          <w:sz w:val="22"/>
          <w:szCs w:val="22"/>
        </w:rPr>
        <w:t>.7</w:t>
      </w:r>
      <w:r w:rsidR="00B3146B">
        <w:rPr>
          <w:rFonts w:ascii="Times New Roman" w:eastAsia="Times New Roman" w:hAnsi="Times New Roman" w:cs="Times New Roman"/>
          <w:sz w:val="22"/>
          <w:szCs w:val="22"/>
        </w:rPr>
        <w:t xml:space="preserve"> seconds for </w:t>
      </w:r>
      <w:r w:rsidR="009A13A0">
        <w:rPr>
          <w:rFonts w:ascii="Times New Roman" w:eastAsia="Times New Roman" w:hAnsi="Times New Roman" w:cs="Times New Roman"/>
          <w:sz w:val="22"/>
          <w:szCs w:val="22"/>
        </w:rPr>
        <w:t>a Yes/N</w:t>
      </w:r>
      <w:r w:rsidR="00B3146B">
        <w:rPr>
          <w:rFonts w:ascii="Times New Roman" w:eastAsia="Times New Roman" w:hAnsi="Times New Roman" w:cs="Times New Roman"/>
          <w:sz w:val="22"/>
          <w:szCs w:val="22"/>
        </w:rPr>
        <w:t>o task</w:t>
      </w:r>
      <w:r w:rsidR="006C0913">
        <w:rPr>
          <w:rFonts w:ascii="Times New Roman" w:eastAsia="Times New Roman" w:hAnsi="Times New Roman" w:cs="Times New Roman"/>
          <w:sz w:val="22"/>
          <w:szCs w:val="22"/>
        </w:rPr>
        <w:t>, depending on the device used to classify.</w:t>
      </w:r>
      <w:r w:rsidR="001B3983">
        <w:rPr>
          <w:rFonts w:ascii="Times New Roman" w:eastAsia="Times New Roman" w:hAnsi="Times New Roman" w:cs="Times New Roman"/>
          <w:sz w:val="22"/>
          <w:szCs w:val="22"/>
        </w:rPr>
        <w:t xml:space="preserve"> </w:t>
      </w:r>
      <w:r w:rsidR="00B92273">
        <w:rPr>
          <w:rFonts w:ascii="Times New Roman" w:eastAsia="Times New Roman" w:hAnsi="Times New Roman" w:cs="Times New Roman"/>
          <w:sz w:val="22"/>
          <w:szCs w:val="22"/>
        </w:rPr>
        <w:t>Although individual classifications were faster, v</w:t>
      </w:r>
      <w:r w:rsidR="005B531F">
        <w:rPr>
          <w:rFonts w:ascii="Times New Roman" w:eastAsia="Times New Roman" w:hAnsi="Times New Roman" w:cs="Times New Roman"/>
          <w:sz w:val="22"/>
          <w:szCs w:val="22"/>
        </w:rPr>
        <w:t xml:space="preserve">olunteers spent </w:t>
      </w:r>
      <w:r w:rsidR="00B92273">
        <w:rPr>
          <w:rFonts w:ascii="Times New Roman" w:eastAsia="Times New Roman" w:hAnsi="Times New Roman" w:cs="Times New Roman"/>
          <w:sz w:val="22"/>
          <w:szCs w:val="22"/>
        </w:rPr>
        <w:t>more time</w:t>
      </w:r>
      <w:r w:rsidR="005B531F">
        <w:rPr>
          <w:rFonts w:ascii="Times New Roman" w:eastAsia="Times New Roman" w:hAnsi="Times New Roman" w:cs="Times New Roman"/>
          <w:sz w:val="22"/>
          <w:szCs w:val="22"/>
        </w:rPr>
        <w:t xml:space="preserve"> classifying when working on Yes/No tasks: median session length for volunteers classifying on exclusively Yes/No questions </w:t>
      </w:r>
      <w:commentRangeStart w:id="12"/>
      <w:commentRangeStart w:id="13"/>
      <w:r w:rsidR="005B531F">
        <w:rPr>
          <w:rFonts w:ascii="Times New Roman" w:eastAsia="Times New Roman" w:hAnsi="Times New Roman" w:cs="Times New Roman"/>
          <w:sz w:val="22"/>
          <w:szCs w:val="22"/>
        </w:rPr>
        <w:t xml:space="preserve">was 29 minutes compared to 21 minutes </w:t>
      </w:r>
      <w:commentRangeEnd w:id="12"/>
      <w:r w:rsidR="00694CDC">
        <w:rPr>
          <w:rStyle w:val="CommentReference"/>
        </w:rPr>
        <w:commentReference w:id="12"/>
      </w:r>
      <w:commentRangeEnd w:id="13"/>
      <w:r w:rsidR="00FA66F8">
        <w:rPr>
          <w:rStyle w:val="CommentReference"/>
        </w:rPr>
        <w:commentReference w:id="13"/>
      </w:r>
      <w:r w:rsidR="005B531F">
        <w:rPr>
          <w:rFonts w:ascii="Times New Roman" w:eastAsia="Times New Roman" w:hAnsi="Times New Roman" w:cs="Times New Roman"/>
          <w:sz w:val="22"/>
          <w:szCs w:val="22"/>
        </w:rPr>
        <w:t>when classifying on both tasks and 16.7 minutes when classifying exclusively on the Survey task.</w:t>
      </w:r>
    </w:p>
    <w:p w14:paraId="5DF6645F" w14:textId="77777777" w:rsidR="00A1636D" w:rsidRDefault="00A1636D" w:rsidP="00A1636D">
      <w:pPr>
        <w:rPr>
          <w:rFonts w:ascii="Times New Roman" w:eastAsia="Times New Roman" w:hAnsi="Times New Roman" w:cs="Times New Roman"/>
          <w:sz w:val="22"/>
          <w:szCs w:val="22"/>
        </w:rPr>
      </w:pPr>
    </w:p>
    <w:p w14:paraId="507579DC" w14:textId="0DB72B64"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There was greater inequality in volunteer contributions on the Yes/No workflow than on the survey workflow (Figure 5</w:t>
      </w:r>
      <w:r w:rsidR="00684909">
        <w:rPr>
          <w:rFonts w:ascii="Times New Roman" w:eastAsia="Times New Roman" w:hAnsi="Times New Roman" w:cs="Times New Roman"/>
          <w:sz w:val="22"/>
          <w:szCs w:val="22"/>
        </w:rPr>
        <w:t>a</w:t>
      </w:r>
      <w:r>
        <w:rPr>
          <w:rFonts w:ascii="Times New Roman" w:eastAsia="Times New Roman" w:hAnsi="Times New Roman" w:cs="Times New Roman"/>
          <w:sz w:val="22"/>
          <w:szCs w:val="22"/>
        </w:rPr>
        <w:t xml:space="preserve">), regardless of whether the volunteers were </w:t>
      </w:r>
      <w:r>
        <w:rPr>
          <w:rFonts w:ascii="Times New Roman" w:eastAsia="Times New Roman" w:hAnsi="Times New Roman" w:cs="Times New Roman"/>
          <w:i/>
          <w:sz w:val="22"/>
          <w:szCs w:val="22"/>
        </w:rPr>
        <w:t>existing</w:t>
      </w:r>
      <w:r>
        <w:rPr>
          <w:rFonts w:ascii="Times New Roman" w:eastAsia="Times New Roman" w:hAnsi="Times New Roman" w:cs="Times New Roman"/>
          <w:sz w:val="22"/>
          <w:szCs w:val="22"/>
        </w:rPr>
        <w:t xml:space="preserve"> volunteers (those who had </w:t>
      </w:r>
      <w:r>
        <w:rPr>
          <w:rFonts w:ascii="Times New Roman" w:eastAsia="Times New Roman" w:hAnsi="Times New Roman" w:cs="Times New Roman"/>
          <w:sz w:val="22"/>
          <w:szCs w:val="22"/>
        </w:rPr>
        <w:lastRenderedPageBreak/>
        <w:t xml:space="preserve">classified prior to the experiment) or </w:t>
      </w:r>
      <w:r>
        <w:rPr>
          <w:rFonts w:ascii="Times New Roman" w:eastAsia="Times New Roman" w:hAnsi="Times New Roman" w:cs="Times New Roman"/>
          <w:i/>
          <w:sz w:val="22"/>
          <w:szCs w:val="22"/>
        </w:rPr>
        <w:t>new</w:t>
      </w:r>
      <w:r>
        <w:rPr>
          <w:rFonts w:ascii="Times New Roman" w:eastAsia="Times New Roman" w:hAnsi="Times New Roman" w:cs="Times New Roman"/>
          <w:sz w:val="22"/>
          <w:szCs w:val="22"/>
        </w:rPr>
        <w:t xml:space="preserve"> volunteers (who joined </w:t>
      </w:r>
      <w:r w:rsidRPr="004651F7">
        <w:rPr>
          <w:rFonts w:ascii="Times New Roman" w:eastAsia="Times New Roman" w:hAnsi="Times New Roman" w:cs="Times New Roman"/>
          <w:i/>
          <w:sz w:val="22"/>
          <w:szCs w:val="22"/>
        </w:rPr>
        <w:t>Snapshots at Se</w:t>
      </w:r>
      <w:r w:rsidR="00476FE3" w:rsidRPr="004651F7">
        <w:rPr>
          <w:rFonts w:ascii="Times New Roman" w:eastAsia="Times New Roman" w:hAnsi="Times New Roman" w:cs="Times New Roman"/>
          <w:i/>
          <w:sz w:val="22"/>
          <w:szCs w:val="22"/>
        </w:rPr>
        <w:t>a</w:t>
      </w:r>
      <w:r w:rsidR="00476FE3">
        <w:rPr>
          <w:rFonts w:ascii="Times New Roman" w:eastAsia="Times New Roman" w:hAnsi="Times New Roman" w:cs="Times New Roman"/>
          <w:sz w:val="22"/>
          <w:szCs w:val="22"/>
        </w:rPr>
        <w:t xml:space="preserve"> during the experiment). </w:t>
      </w:r>
      <w:r w:rsidR="00AD4674">
        <w:rPr>
          <w:rFonts w:ascii="Times New Roman" w:eastAsia="Times New Roman" w:hAnsi="Times New Roman" w:cs="Times New Roman"/>
          <w:sz w:val="22"/>
          <w:szCs w:val="22"/>
        </w:rPr>
        <w:t>G</w:t>
      </w:r>
      <w:r>
        <w:rPr>
          <w:rFonts w:ascii="Times New Roman" w:eastAsia="Times New Roman" w:hAnsi="Times New Roman" w:cs="Times New Roman"/>
          <w:sz w:val="22"/>
          <w:szCs w:val="22"/>
        </w:rPr>
        <w:t xml:space="preserve">ini coefficients ranged from 0.762 (new users) to 0.745 (existing users) for the survey task and 0.825 (new users) to 0.828 (existing users) on the yes/no questions. </w:t>
      </w:r>
      <w:r w:rsidR="00684909">
        <w:rPr>
          <w:rFonts w:ascii="Times New Roman" w:eastAsia="Times New Roman" w:hAnsi="Times New Roman" w:cs="Times New Roman"/>
          <w:sz w:val="22"/>
          <w:szCs w:val="22"/>
        </w:rPr>
        <w:t xml:space="preserve">The increased skew on the Yes/No workflow classifications appears to be driven </w:t>
      </w:r>
      <w:commentRangeStart w:id="14"/>
      <w:r w:rsidR="00684909">
        <w:rPr>
          <w:rFonts w:ascii="Times New Roman" w:eastAsia="Times New Roman" w:hAnsi="Times New Roman" w:cs="Times New Roman"/>
          <w:sz w:val="22"/>
          <w:szCs w:val="22"/>
        </w:rPr>
        <w:t xml:space="preserve">primarily by increases in the </w:t>
      </w:r>
      <w:r w:rsidR="00FA49AA">
        <w:rPr>
          <w:rFonts w:ascii="Times New Roman" w:eastAsia="Times New Roman" w:hAnsi="Times New Roman" w:cs="Times New Roman"/>
          <w:sz w:val="22"/>
          <w:szCs w:val="22"/>
        </w:rPr>
        <w:t xml:space="preserve">number </w:t>
      </w:r>
      <w:commentRangeEnd w:id="14"/>
      <w:r w:rsidR="008A2280">
        <w:rPr>
          <w:rStyle w:val="CommentReference"/>
        </w:rPr>
        <w:commentReference w:id="14"/>
      </w:r>
      <w:r w:rsidR="00FA49AA">
        <w:rPr>
          <w:rFonts w:ascii="Times New Roman" w:eastAsia="Times New Roman" w:hAnsi="Times New Roman" w:cs="Times New Roman"/>
          <w:sz w:val="22"/>
          <w:szCs w:val="22"/>
        </w:rPr>
        <w:t>of users contributing &gt;1</w:t>
      </w:r>
      <w:r w:rsidR="00684909">
        <w:rPr>
          <w:rFonts w:ascii="Times New Roman" w:eastAsia="Times New Roman" w:hAnsi="Times New Roman" w:cs="Times New Roman"/>
          <w:sz w:val="22"/>
          <w:szCs w:val="22"/>
        </w:rPr>
        <w:t>00 classifications (Figure 5b</w:t>
      </w:r>
      <w:r w:rsidR="006462A6">
        <w:rPr>
          <w:rFonts w:ascii="Times New Roman" w:eastAsia="Times New Roman" w:hAnsi="Times New Roman" w:cs="Times New Roman"/>
          <w:sz w:val="22"/>
          <w:szCs w:val="22"/>
        </w:rPr>
        <w:t>, Table 3</w:t>
      </w:r>
      <w:r w:rsidR="00684909">
        <w:rPr>
          <w:rFonts w:ascii="Times New Roman" w:eastAsia="Times New Roman" w:hAnsi="Times New Roman" w:cs="Times New Roman"/>
          <w:sz w:val="22"/>
          <w:szCs w:val="22"/>
        </w:rPr>
        <w:t>), though also reflect increases in the number of users contributing &lt;10 classifications.</w:t>
      </w:r>
    </w:p>
    <w:p w14:paraId="779F1EE7" w14:textId="77777777" w:rsidR="00575EC2" w:rsidRDefault="00575EC2">
      <w:pPr>
        <w:rPr>
          <w:rFonts w:ascii="Times New Roman" w:eastAsia="Times New Roman" w:hAnsi="Times New Roman" w:cs="Times New Roman"/>
          <w:sz w:val="22"/>
          <w:szCs w:val="22"/>
        </w:rPr>
      </w:pPr>
    </w:p>
    <w:p w14:paraId="52487DA1" w14:textId="735680EA" w:rsidR="00575EC2" w:rsidRDefault="00AD4674" w:rsidP="00AD4674">
      <w:pPr>
        <w:rPr>
          <w:rFonts w:ascii="Times New Roman" w:eastAsia="Times New Roman" w:hAnsi="Times New Roman" w:cs="Times New Roman"/>
          <w:sz w:val="22"/>
          <w:szCs w:val="22"/>
        </w:rPr>
      </w:pPr>
      <w:r>
        <w:rPr>
          <w:rFonts w:ascii="Times New Roman" w:eastAsia="Times New Roman" w:hAnsi="Times New Roman" w:cs="Times New Roman"/>
          <w:sz w:val="22"/>
          <w:szCs w:val="22"/>
        </w:rPr>
        <w:t>For the 31 days in which both workflows were available on the website, a</w:t>
      </w:r>
      <w:r w:rsidR="00EF4CC8">
        <w:rPr>
          <w:rFonts w:ascii="Times New Roman" w:eastAsia="Times New Roman" w:hAnsi="Times New Roman" w:cs="Times New Roman"/>
          <w:sz w:val="22"/>
          <w:szCs w:val="22"/>
        </w:rPr>
        <w:t xml:space="preserve"> </w:t>
      </w:r>
      <w:r w:rsidR="00180692">
        <w:rPr>
          <w:rFonts w:ascii="Times New Roman" w:eastAsia="Times New Roman" w:hAnsi="Times New Roman" w:cs="Times New Roman"/>
          <w:sz w:val="22"/>
          <w:szCs w:val="22"/>
        </w:rPr>
        <w:t xml:space="preserve">similar number of volunteers contributed to </w:t>
      </w:r>
      <w:r>
        <w:rPr>
          <w:rFonts w:ascii="Times New Roman" w:eastAsia="Times New Roman" w:hAnsi="Times New Roman" w:cs="Times New Roman"/>
          <w:sz w:val="22"/>
          <w:szCs w:val="22"/>
        </w:rPr>
        <w:t xml:space="preserve">both workflows as contributed to </w:t>
      </w:r>
      <w:r w:rsidR="00180692">
        <w:rPr>
          <w:rFonts w:ascii="Times New Roman" w:eastAsia="Times New Roman" w:hAnsi="Times New Roman" w:cs="Times New Roman"/>
          <w:sz w:val="22"/>
          <w:szCs w:val="22"/>
        </w:rPr>
        <w:t xml:space="preserve">Yes/No </w:t>
      </w:r>
      <w:r>
        <w:rPr>
          <w:rFonts w:ascii="Times New Roman" w:eastAsia="Times New Roman" w:hAnsi="Times New Roman" w:cs="Times New Roman"/>
          <w:sz w:val="22"/>
          <w:szCs w:val="22"/>
        </w:rPr>
        <w:t xml:space="preserve">only </w:t>
      </w:r>
      <w:r w:rsidR="00180692">
        <w:rPr>
          <w:rFonts w:ascii="Times New Roman" w:eastAsia="Times New Roman" w:hAnsi="Times New Roman" w:cs="Times New Roman"/>
          <w:sz w:val="22"/>
          <w:szCs w:val="22"/>
        </w:rPr>
        <w:t xml:space="preserve">and Survey only (Table 2). However, volunteers who contributed to both workflows classified many more images and participated more actively on the discussion forums than those who only classified </w:t>
      </w:r>
      <w:r>
        <w:rPr>
          <w:rFonts w:ascii="Times New Roman" w:eastAsia="Times New Roman" w:hAnsi="Times New Roman" w:cs="Times New Roman"/>
          <w:sz w:val="22"/>
          <w:szCs w:val="22"/>
        </w:rPr>
        <w:t>on one workflow or the other: 14</w:t>
      </w:r>
      <w:r w:rsidR="00180692">
        <w:rPr>
          <w:rFonts w:ascii="Times New Roman" w:eastAsia="Times New Roman" w:hAnsi="Times New Roman" w:cs="Times New Roman"/>
          <w:sz w:val="22"/>
          <w:szCs w:val="22"/>
        </w:rPr>
        <w:t xml:space="preserve">% of volunteers who classified on both workflows commented on </w:t>
      </w:r>
      <w:commentRangeStart w:id="15"/>
      <w:r w:rsidR="00180692">
        <w:rPr>
          <w:rFonts w:ascii="Times New Roman" w:eastAsia="Times New Roman" w:hAnsi="Times New Roman" w:cs="Times New Roman"/>
          <w:i/>
          <w:sz w:val="22"/>
          <w:szCs w:val="22"/>
        </w:rPr>
        <w:t>Talk</w:t>
      </w:r>
      <w:commentRangeEnd w:id="15"/>
      <w:r w:rsidR="008A2280">
        <w:rPr>
          <w:rStyle w:val="CommentReference"/>
        </w:rPr>
        <w:commentReference w:id="15"/>
      </w:r>
      <w:r w:rsidR="00180692">
        <w:rPr>
          <w:rFonts w:ascii="Times New Roman" w:eastAsia="Times New Roman" w:hAnsi="Times New Roman" w:cs="Times New Roman"/>
          <w:sz w:val="22"/>
          <w:szCs w:val="22"/>
        </w:rPr>
        <w:t>, while only 4</w:t>
      </w:r>
      <w:r w:rsidR="001A7E1D">
        <w:rPr>
          <w:rFonts w:ascii="Times New Roman" w:eastAsia="Times New Roman" w:hAnsi="Times New Roman" w:cs="Times New Roman"/>
          <w:sz w:val="22"/>
          <w:szCs w:val="22"/>
        </w:rPr>
        <w:t>.7% of S</w:t>
      </w:r>
      <w:r>
        <w:rPr>
          <w:rFonts w:ascii="Times New Roman" w:eastAsia="Times New Roman" w:hAnsi="Times New Roman" w:cs="Times New Roman"/>
          <w:sz w:val="22"/>
          <w:szCs w:val="22"/>
        </w:rPr>
        <w:t>urvey-only and 3.7</w:t>
      </w:r>
      <w:r w:rsidR="001A7E1D">
        <w:rPr>
          <w:rFonts w:ascii="Times New Roman" w:eastAsia="Times New Roman" w:hAnsi="Times New Roman" w:cs="Times New Roman"/>
          <w:sz w:val="22"/>
          <w:szCs w:val="22"/>
        </w:rPr>
        <w:t>% of Yes/N</w:t>
      </w:r>
      <w:r w:rsidR="00180692">
        <w:rPr>
          <w:rFonts w:ascii="Times New Roman" w:eastAsia="Times New Roman" w:hAnsi="Times New Roman" w:cs="Times New Roman"/>
          <w:sz w:val="22"/>
          <w:szCs w:val="22"/>
        </w:rPr>
        <w:t xml:space="preserve">o-only volunteers commented on </w:t>
      </w:r>
      <w:r w:rsidR="00180692">
        <w:rPr>
          <w:rFonts w:ascii="Times New Roman" w:eastAsia="Times New Roman" w:hAnsi="Times New Roman" w:cs="Times New Roman"/>
          <w:i/>
          <w:sz w:val="22"/>
          <w:szCs w:val="22"/>
        </w:rPr>
        <w:t>Talk</w:t>
      </w:r>
      <w:r w:rsidR="00180692">
        <w:rPr>
          <w:rFonts w:ascii="Times New Roman" w:eastAsia="Times New Roman" w:hAnsi="Times New Roman" w:cs="Times New Roman"/>
          <w:sz w:val="22"/>
          <w:szCs w:val="22"/>
        </w:rPr>
        <w:t xml:space="preserve">. </w:t>
      </w:r>
    </w:p>
    <w:p w14:paraId="42087BD4"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5A8354E6" w14:textId="77777777" w:rsidR="00575EC2" w:rsidRDefault="00180692" w:rsidP="00CF3F71">
      <w:pPr>
        <w:outlineLvl w:val="0"/>
        <w:rPr>
          <w:rFonts w:ascii="Times New Roman" w:eastAsia="Times New Roman" w:hAnsi="Times New Roman" w:cs="Times New Roman"/>
          <w:i/>
          <w:sz w:val="22"/>
          <w:szCs w:val="22"/>
        </w:rPr>
      </w:pPr>
      <w:r>
        <w:rPr>
          <w:rFonts w:ascii="Times New Roman" w:eastAsia="Times New Roman" w:hAnsi="Times New Roman" w:cs="Times New Roman"/>
          <w:i/>
          <w:sz w:val="22"/>
          <w:szCs w:val="22"/>
        </w:rPr>
        <w:t>Accuracy</w:t>
      </w:r>
    </w:p>
    <w:p w14:paraId="7B5CD012" w14:textId="7D4D928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Accuracy was similar across workflows</w:t>
      </w:r>
      <w:r w:rsidR="005D3721">
        <w:rPr>
          <w:rFonts w:ascii="Times New Roman" w:eastAsia="Times New Roman" w:hAnsi="Times New Roman" w:cs="Times New Roman"/>
          <w:sz w:val="22"/>
          <w:szCs w:val="22"/>
        </w:rPr>
        <w:t xml:space="preserve"> (Table 4). </w:t>
      </w:r>
      <w:r w:rsidR="008548DD">
        <w:rPr>
          <w:rFonts w:ascii="Times New Roman" w:eastAsia="Times New Roman" w:hAnsi="Times New Roman" w:cs="Times New Roman"/>
          <w:sz w:val="22"/>
          <w:szCs w:val="22"/>
        </w:rPr>
        <w:t xml:space="preserve">The accuracy of raw volunteer classifications </w:t>
      </w:r>
      <w:r w:rsidR="001C250C">
        <w:rPr>
          <w:rFonts w:ascii="Times New Roman" w:eastAsia="Times New Roman" w:hAnsi="Times New Roman" w:cs="Times New Roman"/>
          <w:sz w:val="22"/>
          <w:szCs w:val="22"/>
        </w:rPr>
        <w:t>varied</w:t>
      </w:r>
      <w:r w:rsidR="008548DD">
        <w:rPr>
          <w:rFonts w:ascii="Times New Roman" w:eastAsia="Times New Roman" w:hAnsi="Times New Roman" w:cs="Times New Roman"/>
          <w:sz w:val="22"/>
          <w:szCs w:val="22"/>
        </w:rPr>
        <w:t xml:space="preserve"> dramatically across questions, ranging </w:t>
      </w:r>
      <w:commentRangeStart w:id="16"/>
      <w:r w:rsidR="008548DD">
        <w:rPr>
          <w:rFonts w:ascii="Times New Roman" w:eastAsia="Times New Roman" w:hAnsi="Times New Roman" w:cs="Times New Roman"/>
          <w:sz w:val="22"/>
          <w:szCs w:val="22"/>
        </w:rPr>
        <w:t>from 69-</w:t>
      </w:r>
      <w:commentRangeStart w:id="17"/>
      <w:r w:rsidR="008548DD">
        <w:rPr>
          <w:rFonts w:ascii="Times New Roman" w:eastAsia="Times New Roman" w:hAnsi="Times New Roman" w:cs="Times New Roman"/>
          <w:sz w:val="22"/>
          <w:szCs w:val="22"/>
        </w:rPr>
        <w:t>99</w:t>
      </w:r>
      <w:commentRangeEnd w:id="17"/>
      <w:r w:rsidR="004F390D">
        <w:rPr>
          <w:rStyle w:val="CommentReference"/>
        </w:rPr>
        <w:commentReference w:id="17"/>
      </w:r>
      <w:r w:rsidR="008548DD">
        <w:rPr>
          <w:rFonts w:ascii="Times New Roman" w:eastAsia="Times New Roman" w:hAnsi="Times New Roman" w:cs="Times New Roman"/>
          <w:sz w:val="22"/>
          <w:szCs w:val="22"/>
        </w:rPr>
        <w:t>%</w:t>
      </w:r>
      <w:r w:rsidR="00716B66">
        <w:rPr>
          <w:rFonts w:ascii="Times New Roman" w:eastAsia="Times New Roman" w:hAnsi="Times New Roman" w:cs="Times New Roman"/>
          <w:sz w:val="22"/>
          <w:szCs w:val="22"/>
        </w:rPr>
        <w:t xml:space="preserve"> agreement with expert data</w:t>
      </w:r>
      <w:r w:rsidR="008548DD">
        <w:rPr>
          <w:rFonts w:ascii="Times New Roman" w:eastAsia="Times New Roman" w:hAnsi="Times New Roman" w:cs="Times New Roman"/>
          <w:sz w:val="22"/>
          <w:szCs w:val="22"/>
        </w:rPr>
        <w:t xml:space="preserve">. </w:t>
      </w:r>
      <w:commentRangeEnd w:id="16"/>
      <w:r w:rsidR="008A2280">
        <w:rPr>
          <w:rStyle w:val="CommentReference"/>
        </w:rPr>
        <w:commentReference w:id="16"/>
      </w:r>
      <w:r w:rsidR="008548DD">
        <w:rPr>
          <w:rFonts w:ascii="Times New Roman" w:eastAsia="Times New Roman" w:hAnsi="Times New Roman" w:cs="Times New Roman"/>
          <w:sz w:val="22"/>
          <w:szCs w:val="22"/>
        </w:rPr>
        <w:t>The aggregated answers were much more consistent</w:t>
      </w:r>
      <w:r w:rsidR="00D306F6">
        <w:rPr>
          <w:rFonts w:ascii="Times New Roman" w:eastAsia="Times New Roman" w:hAnsi="Times New Roman" w:cs="Times New Roman"/>
          <w:sz w:val="22"/>
          <w:szCs w:val="22"/>
        </w:rPr>
        <w:t>, ranging from 90-100%</w:t>
      </w:r>
      <w:r w:rsidR="00716B66">
        <w:rPr>
          <w:rFonts w:ascii="Times New Roman" w:eastAsia="Times New Roman" w:hAnsi="Times New Roman" w:cs="Times New Roman"/>
          <w:sz w:val="22"/>
          <w:szCs w:val="22"/>
        </w:rPr>
        <w:t xml:space="preserve"> agreement</w:t>
      </w:r>
      <w:r w:rsidR="00D306F6">
        <w:rPr>
          <w:rFonts w:ascii="Times New Roman" w:eastAsia="Times New Roman" w:hAnsi="Times New Roman" w:cs="Times New Roman"/>
          <w:sz w:val="22"/>
          <w:szCs w:val="22"/>
        </w:rPr>
        <w:t xml:space="preserve">. </w:t>
      </w:r>
      <w:r w:rsidR="00403381">
        <w:rPr>
          <w:rFonts w:ascii="Times New Roman" w:eastAsia="Times New Roman" w:hAnsi="Times New Roman" w:cs="Times New Roman"/>
          <w:sz w:val="22"/>
          <w:szCs w:val="22"/>
        </w:rPr>
        <w:t xml:space="preserve">Note that </w:t>
      </w:r>
      <w:r w:rsidR="00D306F6">
        <w:rPr>
          <w:rFonts w:ascii="Times New Roman" w:eastAsia="Times New Roman" w:hAnsi="Times New Roman" w:cs="Times New Roman"/>
          <w:sz w:val="22"/>
          <w:szCs w:val="22"/>
        </w:rPr>
        <w:t>most of this error came from false positives, e.g. the incorrect identification of an animal where none was present, which would be easily filtered out of the final dataset</w:t>
      </w:r>
      <w:r w:rsidR="00B8130E">
        <w:rPr>
          <w:rFonts w:ascii="Times New Roman" w:eastAsia="Times New Roman" w:hAnsi="Times New Roman" w:cs="Times New Roman"/>
          <w:sz w:val="22"/>
          <w:szCs w:val="22"/>
        </w:rPr>
        <w:t xml:space="preserve"> </w:t>
      </w:r>
      <w:r w:rsidR="00ED6EA1">
        <w:rPr>
          <w:rFonts w:ascii="Times New Roman" w:eastAsia="Times New Roman" w:hAnsi="Times New Roman" w:cs="Times New Roman"/>
          <w:sz w:val="22"/>
          <w:szCs w:val="22"/>
        </w:rPr>
        <w:t>by</w:t>
      </w:r>
      <w:r w:rsidR="00B8130E">
        <w:rPr>
          <w:rFonts w:ascii="Times New Roman" w:eastAsia="Times New Roman" w:hAnsi="Times New Roman" w:cs="Times New Roman"/>
          <w:sz w:val="22"/>
          <w:szCs w:val="22"/>
        </w:rPr>
        <w:t xml:space="preserve"> subsequent questions</w:t>
      </w:r>
      <w:r w:rsidR="00D306F6">
        <w:rPr>
          <w:rFonts w:ascii="Times New Roman" w:eastAsia="Times New Roman" w:hAnsi="Times New Roman" w:cs="Times New Roman"/>
          <w:sz w:val="22"/>
          <w:szCs w:val="22"/>
        </w:rPr>
        <w:t xml:space="preserve">. </w:t>
      </w:r>
      <w:r w:rsidR="004F390D">
        <w:rPr>
          <w:rFonts w:ascii="Times New Roman" w:eastAsia="Times New Roman" w:hAnsi="Times New Roman" w:cs="Times New Roman"/>
          <w:sz w:val="22"/>
          <w:szCs w:val="22"/>
        </w:rPr>
        <w:t>Altering the number of required classifications per subject</w:t>
      </w:r>
      <w:r w:rsidR="00D306F6">
        <w:rPr>
          <w:rFonts w:ascii="Times New Roman" w:eastAsia="Times New Roman" w:hAnsi="Times New Roman" w:cs="Times New Roman"/>
          <w:sz w:val="22"/>
          <w:szCs w:val="22"/>
        </w:rPr>
        <w:t xml:space="preserve"> (currently set n=5 for Yes/No and n=10 for Survey)</w:t>
      </w:r>
      <w:r w:rsidR="004F390D">
        <w:rPr>
          <w:rFonts w:ascii="Times New Roman" w:eastAsia="Times New Roman" w:hAnsi="Times New Roman" w:cs="Times New Roman"/>
          <w:sz w:val="22"/>
          <w:szCs w:val="22"/>
        </w:rPr>
        <w:t xml:space="preserve"> or the threshold agreement levels within the aggregation algorithms could </w:t>
      </w:r>
      <w:r w:rsidR="00D306F6">
        <w:rPr>
          <w:rFonts w:ascii="Times New Roman" w:eastAsia="Times New Roman" w:hAnsi="Times New Roman" w:cs="Times New Roman"/>
          <w:sz w:val="22"/>
          <w:szCs w:val="22"/>
        </w:rPr>
        <w:t>reduce false negatives or otherwise improve overall accuracy</w:t>
      </w:r>
      <w:r w:rsidR="00716B66">
        <w:rPr>
          <w:rFonts w:ascii="Times New Roman" w:eastAsia="Times New Roman" w:hAnsi="Times New Roman" w:cs="Times New Roman"/>
          <w:sz w:val="22"/>
          <w:szCs w:val="22"/>
        </w:rPr>
        <w:t xml:space="preserve">. However, our goal here was not to improve the accuracy of this project, but </w:t>
      </w:r>
      <w:r w:rsidR="00F57042">
        <w:rPr>
          <w:rFonts w:ascii="Times New Roman" w:eastAsia="Times New Roman" w:hAnsi="Times New Roman" w:cs="Times New Roman"/>
          <w:sz w:val="22"/>
          <w:szCs w:val="22"/>
        </w:rPr>
        <w:t xml:space="preserve">rather </w:t>
      </w:r>
      <w:r w:rsidR="00716B66">
        <w:rPr>
          <w:rFonts w:ascii="Times New Roman" w:eastAsia="Times New Roman" w:hAnsi="Times New Roman" w:cs="Times New Roman"/>
          <w:sz w:val="22"/>
          <w:szCs w:val="22"/>
        </w:rPr>
        <w:t>to test whether there was a difference in accuracy between the different project designs.</w:t>
      </w:r>
    </w:p>
    <w:p w14:paraId="32A73E8C" w14:textId="77777777" w:rsidR="00575EC2" w:rsidRDefault="00575EC2">
      <w:pPr>
        <w:rPr>
          <w:rFonts w:ascii="Times New Roman" w:eastAsia="Times New Roman" w:hAnsi="Times New Roman" w:cs="Times New Roman"/>
          <w:sz w:val="22"/>
          <w:szCs w:val="22"/>
        </w:rPr>
      </w:pPr>
    </w:p>
    <w:p w14:paraId="4497485B" w14:textId="53CB8E9E" w:rsidR="00082FA3" w:rsidRDefault="00822183">
      <w:pPr>
        <w:rPr>
          <w:rFonts w:ascii="Times New Roman" w:eastAsia="Times New Roman" w:hAnsi="Times New Roman" w:cs="Times New Roman"/>
          <w:sz w:val="22"/>
          <w:szCs w:val="22"/>
        </w:rPr>
      </w:pPr>
      <w:r>
        <w:rPr>
          <w:rFonts w:ascii="Times New Roman" w:eastAsia="Times New Roman" w:hAnsi="Times New Roman" w:cs="Times New Roman"/>
          <w:i/>
          <w:sz w:val="22"/>
          <w:szCs w:val="22"/>
        </w:rPr>
        <w:t>Follow-up survey</w:t>
      </w:r>
    </w:p>
    <w:p w14:paraId="432B185E" w14:textId="7124B084" w:rsidR="00822183" w:rsidRDefault="001F1615">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We received </w:t>
      </w:r>
      <w:r w:rsidR="00822183">
        <w:rPr>
          <w:rFonts w:ascii="Times New Roman" w:eastAsia="Times New Roman" w:hAnsi="Times New Roman" w:cs="Times New Roman"/>
          <w:sz w:val="22"/>
          <w:szCs w:val="22"/>
        </w:rPr>
        <w:t xml:space="preserve">128 </w:t>
      </w:r>
      <w:r>
        <w:rPr>
          <w:rFonts w:ascii="Times New Roman" w:eastAsia="Times New Roman" w:hAnsi="Times New Roman" w:cs="Times New Roman"/>
          <w:sz w:val="22"/>
          <w:szCs w:val="22"/>
        </w:rPr>
        <w:t>responses to the follow-up survey.</w:t>
      </w:r>
      <w:r w:rsidR="00822183">
        <w:rPr>
          <w:rFonts w:ascii="Times New Roman" w:eastAsia="Times New Roman" w:hAnsi="Times New Roman" w:cs="Times New Roman"/>
          <w:sz w:val="22"/>
          <w:szCs w:val="22"/>
        </w:rPr>
        <w:t xml:space="preserve"> According to the survey responses, </w:t>
      </w:r>
      <w:r w:rsidR="00822183">
        <w:rPr>
          <w:rFonts w:ascii="Times New Roman" w:eastAsia="Times New Roman" w:hAnsi="Times New Roman" w:cs="Times New Roman"/>
          <w:i/>
          <w:sz w:val="22"/>
          <w:szCs w:val="22"/>
        </w:rPr>
        <w:t xml:space="preserve">Snapshots at Sea </w:t>
      </w:r>
      <w:r w:rsidR="00822183">
        <w:rPr>
          <w:rFonts w:ascii="Times New Roman" w:eastAsia="Times New Roman" w:hAnsi="Times New Roman" w:cs="Times New Roman"/>
          <w:sz w:val="22"/>
          <w:szCs w:val="22"/>
        </w:rPr>
        <w:t>volunteers were twice as likely to be female as male, and 50% of volunteers had at least a unive</w:t>
      </w:r>
      <w:r w:rsidR="00744A24">
        <w:rPr>
          <w:rFonts w:ascii="Times New Roman" w:eastAsia="Times New Roman" w:hAnsi="Times New Roman" w:cs="Times New Roman"/>
          <w:sz w:val="22"/>
          <w:szCs w:val="22"/>
        </w:rPr>
        <w:t>rsity degree (Figure 6</w:t>
      </w:r>
      <w:r>
        <w:rPr>
          <w:rFonts w:ascii="Times New Roman" w:eastAsia="Times New Roman" w:hAnsi="Times New Roman" w:cs="Times New Roman"/>
          <w:sz w:val="22"/>
          <w:szCs w:val="22"/>
        </w:rPr>
        <w:t>, Supplementary Table 1</w:t>
      </w:r>
      <w:r w:rsidR="00822183">
        <w:rPr>
          <w:rFonts w:ascii="Times New Roman" w:eastAsia="Times New Roman" w:hAnsi="Times New Roman" w:cs="Times New Roman"/>
          <w:sz w:val="22"/>
          <w:szCs w:val="22"/>
        </w:rPr>
        <w:t>).</w:t>
      </w:r>
      <w:r w:rsidR="00C34CB4">
        <w:rPr>
          <w:rFonts w:ascii="Times New Roman" w:eastAsia="Times New Roman" w:hAnsi="Times New Roman" w:cs="Times New Roman"/>
          <w:sz w:val="22"/>
          <w:szCs w:val="22"/>
        </w:rPr>
        <w:t xml:space="preserve"> Overall, 40% of volunteers preferred the Yes/No workflow and only 20% preferred the Survey workflow, but the proportion of volunteers who preferred each workflow did not vary significantly across age, gender, or education levels.</w:t>
      </w:r>
    </w:p>
    <w:p w14:paraId="547FEA32" w14:textId="77777777" w:rsidR="00822183" w:rsidRPr="00822183" w:rsidRDefault="00822183">
      <w:pPr>
        <w:rPr>
          <w:rFonts w:ascii="Times New Roman" w:eastAsia="Times New Roman" w:hAnsi="Times New Roman" w:cs="Times New Roman"/>
          <w:sz w:val="22"/>
          <w:szCs w:val="22"/>
        </w:rPr>
      </w:pPr>
    </w:p>
    <w:p w14:paraId="55174C03" w14:textId="77777777" w:rsidR="00575EC2" w:rsidRPr="00CD51A8" w:rsidRDefault="00180692" w:rsidP="00CF3F71">
      <w:pPr>
        <w:outlineLvl w:val="0"/>
        <w:rPr>
          <w:rFonts w:ascii="Times New Roman" w:eastAsia="Times New Roman" w:hAnsi="Times New Roman" w:cs="Times New Roman"/>
          <w:b/>
          <w:sz w:val="22"/>
          <w:szCs w:val="22"/>
        </w:rPr>
      </w:pPr>
      <w:r w:rsidRPr="00CD51A8">
        <w:rPr>
          <w:rFonts w:ascii="Times New Roman" w:eastAsia="Times New Roman" w:hAnsi="Times New Roman" w:cs="Times New Roman"/>
          <w:b/>
          <w:sz w:val="22"/>
          <w:szCs w:val="22"/>
        </w:rPr>
        <w:t>Discussion</w:t>
      </w:r>
    </w:p>
    <w:p w14:paraId="1204089A" w14:textId="6A61DA39" w:rsidR="002B6748" w:rsidRDefault="0091595F" w:rsidP="002B6748">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Cascade filtering provides an effective and efficient route for engaging volunteers in data interpretation. </w:t>
      </w:r>
      <w:r w:rsidR="00A02EE4">
        <w:rPr>
          <w:rFonts w:ascii="Times New Roman" w:eastAsia="Times New Roman" w:hAnsi="Times New Roman" w:cs="Times New Roman"/>
          <w:sz w:val="22"/>
          <w:szCs w:val="22"/>
        </w:rPr>
        <w:t>Here</w:t>
      </w:r>
      <w:r w:rsidR="003F42F7">
        <w:rPr>
          <w:rFonts w:ascii="Times New Roman" w:eastAsia="Times New Roman" w:hAnsi="Times New Roman" w:cs="Times New Roman"/>
          <w:sz w:val="22"/>
          <w:szCs w:val="22"/>
        </w:rPr>
        <w:t xml:space="preserve"> we</w:t>
      </w:r>
      <w:r>
        <w:rPr>
          <w:rFonts w:ascii="Times New Roman" w:eastAsia="Times New Roman" w:hAnsi="Times New Roman" w:cs="Times New Roman"/>
          <w:sz w:val="22"/>
          <w:szCs w:val="22"/>
        </w:rPr>
        <w:t xml:space="preserve"> demonstrate that this alternative approach to more traditional, complex citizen-science projects engages volunteers </w:t>
      </w:r>
      <w:r w:rsidR="003062FF">
        <w:rPr>
          <w:rFonts w:ascii="Times New Roman" w:eastAsia="Times New Roman" w:hAnsi="Times New Roman" w:cs="Times New Roman"/>
          <w:sz w:val="22"/>
          <w:szCs w:val="22"/>
        </w:rPr>
        <w:t xml:space="preserve">in both classification </w:t>
      </w:r>
      <w:r w:rsidR="00744A24">
        <w:rPr>
          <w:rFonts w:ascii="Times New Roman" w:eastAsia="Times New Roman" w:hAnsi="Times New Roman" w:cs="Times New Roman"/>
          <w:sz w:val="22"/>
          <w:szCs w:val="22"/>
        </w:rPr>
        <w:t>and</w:t>
      </w:r>
      <w:r w:rsidR="003062FF">
        <w:rPr>
          <w:rFonts w:ascii="Times New Roman" w:eastAsia="Times New Roman" w:hAnsi="Times New Roman" w:cs="Times New Roman"/>
          <w:sz w:val="22"/>
          <w:szCs w:val="22"/>
        </w:rPr>
        <w:t xml:space="preserve"> discussion</w:t>
      </w:r>
      <w:r>
        <w:rPr>
          <w:rFonts w:ascii="Times New Roman" w:eastAsia="Times New Roman" w:hAnsi="Times New Roman" w:cs="Times New Roman"/>
          <w:sz w:val="22"/>
          <w:szCs w:val="22"/>
        </w:rPr>
        <w:t>, quickly producing accurate data for scientific use.</w:t>
      </w:r>
      <w:r w:rsidR="00050050">
        <w:rPr>
          <w:rFonts w:ascii="Times New Roman" w:eastAsia="Times New Roman" w:hAnsi="Times New Roman" w:cs="Times New Roman"/>
          <w:sz w:val="22"/>
          <w:szCs w:val="22"/>
        </w:rPr>
        <w:t xml:space="preserve"> We recommend that researchers consider implementing cascade filtering for their own citizen science projects, but raise some points for consideration when deciding on project design.</w:t>
      </w:r>
    </w:p>
    <w:p w14:paraId="2E9920E3" w14:textId="77777777" w:rsidR="009B37DC" w:rsidRDefault="009B37DC" w:rsidP="002B6748">
      <w:pPr>
        <w:rPr>
          <w:rFonts w:ascii="Times New Roman" w:eastAsia="Times New Roman" w:hAnsi="Times New Roman" w:cs="Times New Roman"/>
          <w:sz w:val="22"/>
          <w:szCs w:val="22"/>
        </w:rPr>
      </w:pPr>
    </w:p>
    <w:p w14:paraId="5F206F6B" w14:textId="7A5F3D80" w:rsidR="00622E6F" w:rsidRDefault="00622E6F" w:rsidP="0026570E">
      <w:pPr>
        <w:rPr>
          <w:rFonts w:ascii="Times New Roman" w:eastAsia="Times New Roman" w:hAnsi="Times New Roman" w:cs="Times New Roman"/>
          <w:i/>
          <w:sz w:val="22"/>
          <w:szCs w:val="22"/>
        </w:rPr>
      </w:pPr>
      <w:r>
        <w:rPr>
          <w:rFonts w:ascii="Times New Roman" w:eastAsia="Times New Roman" w:hAnsi="Times New Roman" w:cs="Times New Roman"/>
          <w:i/>
          <w:sz w:val="22"/>
          <w:szCs w:val="22"/>
        </w:rPr>
        <w:t>Does cascade filtering work?</w:t>
      </w:r>
    </w:p>
    <w:p w14:paraId="22A21B8E" w14:textId="603028C9" w:rsidR="00622E6F" w:rsidRDefault="002B19C5" w:rsidP="0026570E">
      <w:pPr>
        <w:rPr>
          <w:rFonts w:ascii="Times New Roman" w:eastAsia="Times New Roman" w:hAnsi="Times New Roman" w:cs="Times New Roman"/>
          <w:sz w:val="22"/>
          <w:szCs w:val="22"/>
        </w:rPr>
      </w:pPr>
      <w:commentRangeStart w:id="18"/>
      <w:r>
        <w:rPr>
          <w:rFonts w:ascii="Times New Roman" w:eastAsia="Times New Roman" w:hAnsi="Times New Roman" w:cs="Times New Roman"/>
          <w:sz w:val="22"/>
          <w:szCs w:val="22"/>
        </w:rPr>
        <w:t>Volunteers</w:t>
      </w:r>
      <w:commentRangeEnd w:id="18"/>
      <w:r w:rsidR="008A2280">
        <w:rPr>
          <w:rStyle w:val="CommentReference"/>
        </w:rPr>
        <w:commentReference w:id="18"/>
      </w:r>
      <w:r>
        <w:rPr>
          <w:rFonts w:ascii="Times New Roman" w:eastAsia="Times New Roman" w:hAnsi="Times New Roman" w:cs="Times New Roman"/>
          <w:sz w:val="22"/>
          <w:szCs w:val="22"/>
        </w:rPr>
        <w:t xml:space="preserve"> completed the Yes/No workflow in half of the time it took to complete the Survey workflow (Figure 3)</w:t>
      </w:r>
      <w:r w:rsidR="006462A6">
        <w:rPr>
          <w:rFonts w:ascii="Times New Roman" w:eastAsia="Times New Roman" w:hAnsi="Times New Roman" w:cs="Times New Roman"/>
          <w:sz w:val="22"/>
          <w:szCs w:val="22"/>
        </w:rPr>
        <w:t>.</w:t>
      </w:r>
      <w:r w:rsidR="00C2220B">
        <w:rPr>
          <w:rFonts w:ascii="Times New Roman" w:eastAsia="Times New Roman" w:hAnsi="Times New Roman" w:cs="Times New Roman"/>
          <w:sz w:val="22"/>
          <w:szCs w:val="22"/>
        </w:rPr>
        <w:t xml:space="preserve"> This</w:t>
      </w:r>
      <w:r w:rsidR="0005179E">
        <w:rPr>
          <w:rFonts w:ascii="Times New Roman" w:eastAsia="Times New Roman" w:hAnsi="Times New Roman" w:cs="Times New Roman"/>
          <w:sz w:val="22"/>
          <w:szCs w:val="22"/>
        </w:rPr>
        <w:t xml:space="preserve"> increase was driven by </w:t>
      </w:r>
      <w:r w:rsidR="00C2220B">
        <w:rPr>
          <w:rFonts w:ascii="Times New Roman" w:eastAsia="Times New Roman" w:hAnsi="Times New Roman" w:cs="Times New Roman"/>
          <w:sz w:val="22"/>
          <w:szCs w:val="22"/>
        </w:rPr>
        <w:t xml:space="preserve">dramatically </w:t>
      </w:r>
      <w:r w:rsidR="0005179E">
        <w:rPr>
          <w:rFonts w:ascii="Times New Roman" w:eastAsia="Times New Roman" w:hAnsi="Times New Roman" w:cs="Times New Roman"/>
          <w:sz w:val="22"/>
          <w:szCs w:val="22"/>
        </w:rPr>
        <w:t>higher rates of classification per volunteer</w:t>
      </w:r>
      <w:r w:rsidR="00C2220B">
        <w:rPr>
          <w:rFonts w:ascii="Times New Roman" w:eastAsia="Times New Roman" w:hAnsi="Times New Roman" w:cs="Times New Roman"/>
          <w:sz w:val="22"/>
          <w:szCs w:val="22"/>
        </w:rPr>
        <w:t xml:space="preserve">, as opposed to </w:t>
      </w:r>
      <w:r w:rsidR="00A02EE4">
        <w:rPr>
          <w:rFonts w:ascii="Times New Roman" w:eastAsia="Times New Roman" w:hAnsi="Times New Roman" w:cs="Times New Roman"/>
          <w:sz w:val="22"/>
          <w:szCs w:val="22"/>
        </w:rPr>
        <w:t xml:space="preserve">a </w:t>
      </w:r>
      <w:r w:rsidR="00C2220B">
        <w:rPr>
          <w:rFonts w:ascii="Times New Roman" w:eastAsia="Times New Roman" w:hAnsi="Times New Roman" w:cs="Times New Roman"/>
          <w:sz w:val="22"/>
          <w:szCs w:val="22"/>
        </w:rPr>
        <w:t>greater number of volunteers</w:t>
      </w:r>
      <w:r w:rsidR="00123DCD">
        <w:rPr>
          <w:rFonts w:ascii="Times New Roman" w:eastAsia="Times New Roman" w:hAnsi="Times New Roman" w:cs="Times New Roman"/>
          <w:sz w:val="22"/>
          <w:szCs w:val="22"/>
        </w:rPr>
        <w:t>:</w:t>
      </w:r>
      <w:r w:rsidR="005339E9">
        <w:rPr>
          <w:rFonts w:ascii="Times New Roman" w:eastAsia="Times New Roman" w:hAnsi="Times New Roman" w:cs="Times New Roman"/>
          <w:sz w:val="22"/>
          <w:szCs w:val="22"/>
        </w:rPr>
        <w:t xml:space="preserve"> volunteers on the Yes/No workflow spent twice as long classifying in a single sitting </w:t>
      </w:r>
      <w:r w:rsidR="0026570E">
        <w:rPr>
          <w:rFonts w:ascii="Times New Roman" w:eastAsia="Times New Roman" w:hAnsi="Times New Roman" w:cs="Times New Roman"/>
          <w:sz w:val="22"/>
          <w:szCs w:val="22"/>
        </w:rPr>
        <w:t xml:space="preserve">(Table 2) </w:t>
      </w:r>
      <w:r w:rsidR="005339E9">
        <w:rPr>
          <w:rFonts w:ascii="Times New Roman" w:eastAsia="Times New Roman" w:hAnsi="Times New Roman" w:cs="Times New Roman"/>
          <w:sz w:val="22"/>
          <w:szCs w:val="22"/>
        </w:rPr>
        <w:t>and contributed three times as many classifications per day</w:t>
      </w:r>
      <w:r w:rsidR="0026570E">
        <w:rPr>
          <w:rFonts w:ascii="Times New Roman" w:eastAsia="Times New Roman" w:hAnsi="Times New Roman" w:cs="Times New Roman"/>
          <w:sz w:val="22"/>
          <w:szCs w:val="22"/>
        </w:rPr>
        <w:t xml:space="preserve"> (Table 1)</w:t>
      </w:r>
      <w:r w:rsidR="0005179E">
        <w:rPr>
          <w:rFonts w:ascii="Times New Roman" w:eastAsia="Times New Roman" w:hAnsi="Times New Roman" w:cs="Times New Roman"/>
          <w:sz w:val="22"/>
          <w:szCs w:val="22"/>
        </w:rPr>
        <w:t>.</w:t>
      </w:r>
      <w:r w:rsidR="00622E6F">
        <w:rPr>
          <w:rFonts w:ascii="Times New Roman" w:eastAsia="Times New Roman" w:hAnsi="Times New Roman" w:cs="Times New Roman"/>
          <w:sz w:val="22"/>
          <w:szCs w:val="22"/>
        </w:rPr>
        <w:t xml:space="preserve"> </w:t>
      </w:r>
    </w:p>
    <w:p w14:paraId="064FB472" w14:textId="77777777" w:rsidR="00622E6F" w:rsidRDefault="00622E6F" w:rsidP="0026570E">
      <w:pPr>
        <w:rPr>
          <w:rFonts w:ascii="Times New Roman" w:eastAsia="Times New Roman" w:hAnsi="Times New Roman" w:cs="Times New Roman"/>
          <w:sz w:val="22"/>
          <w:szCs w:val="22"/>
        </w:rPr>
      </w:pPr>
    </w:p>
    <w:p w14:paraId="53B6D3AC" w14:textId="778F2B44" w:rsidR="0026570E" w:rsidRDefault="0026570E" w:rsidP="0026570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Importantly, </w:t>
      </w:r>
      <w:r w:rsidR="00622E6F">
        <w:rPr>
          <w:rFonts w:ascii="Times New Roman" w:eastAsia="Times New Roman" w:hAnsi="Times New Roman" w:cs="Times New Roman"/>
          <w:sz w:val="22"/>
          <w:szCs w:val="22"/>
        </w:rPr>
        <w:t>this acceleration</w:t>
      </w:r>
      <w:r>
        <w:rPr>
          <w:rFonts w:ascii="Times New Roman" w:eastAsia="Times New Roman" w:hAnsi="Times New Roman" w:cs="Times New Roman"/>
          <w:sz w:val="22"/>
          <w:szCs w:val="22"/>
        </w:rPr>
        <w:t xml:space="preserve"> did not come at the cost of data quality: levels of accuracy were similar across both workflows (Table 4). Individual accuracy</w:t>
      </w:r>
      <w:r w:rsidR="00622E6F">
        <w:rPr>
          <w:rFonts w:ascii="Times New Roman" w:eastAsia="Times New Roman" w:hAnsi="Times New Roman" w:cs="Times New Roman"/>
          <w:sz w:val="22"/>
          <w:szCs w:val="22"/>
        </w:rPr>
        <w:t>, however, varied</w:t>
      </w:r>
      <w:r>
        <w:rPr>
          <w:rFonts w:ascii="Times New Roman" w:eastAsia="Times New Roman" w:hAnsi="Times New Roman" w:cs="Times New Roman"/>
          <w:sz w:val="22"/>
          <w:szCs w:val="22"/>
        </w:rPr>
        <w:t xml:space="preserve"> dramatically across the questions within each workflow</w:t>
      </w:r>
      <w:r w:rsidR="00622E6F">
        <w:rPr>
          <w:rFonts w:ascii="Times New Roman" w:eastAsia="Times New Roman" w:hAnsi="Times New Roman" w:cs="Times New Roman"/>
          <w:sz w:val="22"/>
          <w:szCs w:val="22"/>
        </w:rPr>
        <w:t>; it was especially</w:t>
      </w:r>
      <w:r>
        <w:rPr>
          <w:rFonts w:ascii="Times New Roman" w:eastAsia="Times New Roman" w:hAnsi="Times New Roman" w:cs="Times New Roman"/>
          <w:sz w:val="22"/>
          <w:szCs w:val="22"/>
        </w:rPr>
        <w:t xml:space="preserve"> variable on the Survey workflow, ranging as low as 69% agreement on the presence of a humpback</w:t>
      </w:r>
      <w:r w:rsidR="00CD0AF7">
        <w:rPr>
          <w:rFonts w:ascii="Times New Roman" w:eastAsia="Times New Roman" w:hAnsi="Times New Roman" w:cs="Times New Roman"/>
          <w:sz w:val="22"/>
          <w:szCs w:val="22"/>
        </w:rPr>
        <w:t>. This could</w:t>
      </w:r>
      <w:r>
        <w:rPr>
          <w:rFonts w:ascii="Times New Roman" w:eastAsia="Times New Roman" w:hAnsi="Times New Roman" w:cs="Times New Roman"/>
          <w:sz w:val="22"/>
          <w:szCs w:val="22"/>
        </w:rPr>
        <w:t xml:space="preserve"> suggest that the difficult tasks are easier to answer when isolated</w:t>
      </w:r>
      <w:r w:rsidR="001B15C8">
        <w:rPr>
          <w:rFonts w:ascii="Times New Roman" w:eastAsia="Times New Roman" w:hAnsi="Times New Roman" w:cs="Times New Roman"/>
          <w:sz w:val="22"/>
          <w:szCs w:val="22"/>
        </w:rPr>
        <w:t xml:space="preserve">, perhaps because the task of </w:t>
      </w:r>
      <w:r w:rsidR="001B15C8">
        <w:rPr>
          <w:rFonts w:ascii="Times New Roman" w:eastAsia="Times New Roman" w:hAnsi="Times New Roman" w:cs="Times New Roman"/>
          <w:sz w:val="22"/>
          <w:szCs w:val="22"/>
        </w:rPr>
        <w:t xml:space="preserve">learning a complex interface </w:t>
      </w:r>
      <w:r w:rsidR="001B15C8">
        <w:rPr>
          <w:rFonts w:ascii="Times New Roman" w:eastAsia="Times New Roman" w:hAnsi="Times New Roman" w:cs="Times New Roman"/>
          <w:sz w:val="22"/>
          <w:szCs w:val="22"/>
        </w:rPr>
        <w:t>could interfer</w:t>
      </w:r>
      <w:r w:rsidR="00F57042">
        <w:rPr>
          <w:rFonts w:ascii="Times New Roman" w:eastAsia="Times New Roman" w:hAnsi="Times New Roman" w:cs="Times New Roman"/>
          <w:sz w:val="22"/>
          <w:szCs w:val="22"/>
        </w:rPr>
        <w:t>e</w:t>
      </w:r>
      <w:r w:rsidR="001B15C8">
        <w:rPr>
          <w:rFonts w:ascii="Times New Roman" w:eastAsia="Times New Roman" w:hAnsi="Times New Roman" w:cs="Times New Roman"/>
          <w:sz w:val="22"/>
          <w:szCs w:val="22"/>
        </w:rPr>
        <w:t xml:space="preserve"> with the accuracy of the answers given</w:t>
      </w:r>
      <w:r w:rsidR="001B15C8">
        <w:rPr>
          <w:rFonts w:ascii="Times New Roman" w:eastAsia="Times New Roman" w:hAnsi="Times New Roman" w:cs="Times New Roman"/>
          <w:sz w:val="22"/>
          <w:szCs w:val="22"/>
        </w:rPr>
        <w:t xml:space="preserve"> (CITE)</w:t>
      </w:r>
      <w:r>
        <w:rPr>
          <w:rFonts w:ascii="Times New Roman" w:eastAsia="Times New Roman" w:hAnsi="Times New Roman" w:cs="Times New Roman"/>
          <w:sz w:val="22"/>
          <w:szCs w:val="22"/>
        </w:rPr>
        <w:t>.</w:t>
      </w:r>
      <w:r w:rsidR="00CD0AF7" w:rsidDel="00CD0AF7">
        <w:rPr>
          <w:rFonts w:ascii="Times New Roman" w:eastAsia="Times New Roman" w:hAnsi="Times New Roman" w:cs="Times New Roman"/>
          <w:sz w:val="22"/>
          <w:szCs w:val="22"/>
        </w:rPr>
        <w:t xml:space="preserve"> </w:t>
      </w:r>
    </w:p>
    <w:p w14:paraId="287A632C" w14:textId="77777777" w:rsidR="00CD5F4C" w:rsidRDefault="00CD5F4C" w:rsidP="00CD5F4C">
      <w:pPr>
        <w:rPr>
          <w:rFonts w:ascii="Times New Roman" w:eastAsia="Times New Roman" w:hAnsi="Times New Roman" w:cs="Times New Roman"/>
          <w:sz w:val="22"/>
          <w:szCs w:val="22"/>
        </w:rPr>
      </w:pPr>
    </w:p>
    <w:p w14:paraId="2552EBC0" w14:textId="69CE478F" w:rsidR="00891BAA" w:rsidRPr="00EE5C25" w:rsidRDefault="00F86523" w:rsidP="00CD5F4C">
      <w:pP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Cascade filtering </w:t>
      </w:r>
      <w:commentRangeStart w:id="19"/>
      <w:r>
        <w:rPr>
          <w:rFonts w:ascii="Times New Roman" w:eastAsia="Times New Roman" w:hAnsi="Times New Roman" w:cs="Times New Roman"/>
          <w:sz w:val="22"/>
          <w:szCs w:val="22"/>
        </w:rPr>
        <w:t xml:space="preserve">did not have a clear impact </w:t>
      </w:r>
      <w:commentRangeEnd w:id="19"/>
      <w:r w:rsidR="008A2280">
        <w:rPr>
          <w:rStyle w:val="CommentReference"/>
        </w:rPr>
        <w:commentReference w:id="19"/>
      </w:r>
      <w:r>
        <w:rPr>
          <w:rFonts w:ascii="Times New Roman" w:eastAsia="Times New Roman" w:hAnsi="Times New Roman" w:cs="Times New Roman"/>
          <w:sz w:val="22"/>
          <w:szCs w:val="22"/>
        </w:rPr>
        <w:t xml:space="preserve">on deeper volunteer engagement. </w:t>
      </w:r>
      <w:r w:rsidR="00CD5F4C">
        <w:rPr>
          <w:rFonts w:ascii="Times New Roman" w:eastAsia="Times New Roman" w:hAnsi="Times New Roman" w:cs="Times New Roman"/>
          <w:sz w:val="22"/>
          <w:szCs w:val="22"/>
        </w:rPr>
        <w:t xml:space="preserve">Volunteers </w:t>
      </w:r>
      <w:r>
        <w:rPr>
          <w:rFonts w:ascii="Times New Roman" w:eastAsia="Times New Roman" w:hAnsi="Times New Roman" w:cs="Times New Roman"/>
          <w:sz w:val="22"/>
          <w:szCs w:val="22"/>
        </w:rPr>
        <w:t xml:space="preserve">who participated exclusively on the Yes/No workflow </w:t>
      </w:r>
      <w:r w:rsidR="00CD5F4C">
        <w:rPr>
          <w:rFonts w:ascii="Times New Roman" w:eastAsia="Times New Roman" w:hAnsi="Times New Roman" w:cs="Times New Roman"/>
          <w:sz w:val="22"/>
          <w:szCs w:val="22"/>
        </w:rPr>
        <w:t>were just as likely to engage on the discussion forum</w:t>
      </w:r>
      <w:r>
        <w:rPr>
          <w:rFonts w:ascii="Times New Roman" w:eastAsia="Times New Roman" w:hAnsi="Times New Roman" w:cs="Times New Roman"/>
          <w:sz w:val="22"/>
          <w:szCs w:val="22"/>
        </w:rPr>
        <w:t xml:space="preserve"> as those who participated on</w:t>
      </w:r>
      <w:r w:rsidR="00CD5F4C">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the Survey workflow </w:t>
      </w:r>
      <w:r w:rsidR="00CD5F4C">
        <w:rPr>
          <w:rFonts w:ascii="Times New Roman" w:eastAsia="Times New Roman" w:hAnsi="Times New Roman" w:cs="Times New Roman"/>
          <w:sz w:val="22"/>
          <w:szCs w:val="22"/>
        </w:rPr>
        <w:t xml:space="preserve">(Table 2), though </w:t>
      </w:r>
      <w:r w:rsidR="00891BAA">
        <w:rPr>
          <w:rFonts w:ascii="Times New Roman" w:eastAsia="Times New Roman" w:hAnsi="Times New Roman" w:cs="Times New Roman"/>
          <w:sz w:val="22"/>
          <w:szCs w:val="22"/>
        </w:rPr>
        <w:t xml:space="preserve">they made far fewer </w:t>
      </w:r>
      <w:r w:rsidR="00EE5C25">
        <w:rPr>
          <w:rFonts w:ascii="Times New Roman" w:eastAsia="Times New Roman" w:hAnsi="Times New Roman" w:cs="Times New Roman"/>
          <w:sz w:val="22"/>
          <w:szCs w:val="22"/>
        </w:rPr>
        <w:t xml:space="preserve">(one-third as many) </w:t>
      </w:r>
      <w:r w:rsidR="00891BAA">
        <w:rPr>
          <w:rFonts w:ascii="Times New Roman" w:eastAsia="Times New Roman" w:hAnsi="Times New Roman" w:cs="Times New Roman"/>
          <w:sz w:val="22"/>
          <w:szCs w:val="22"/>
        </w:rPr>
        <w:t>comments</w:t>
      </w:r>
      <w:commentRangeStart w:id="20"/>
      <w:r w:rsidR="00891BAA">
        <w:rPr>
          <w:rFonts w:ascii="Times New Roman" w:eastAsia="Times New Roman" w:hAnsi="Times New Roman" w:cs="Times New Roman"/>
          <w:sz w:val="22"/>
          <w:szCs w:val="22"/>
        </w:rPr>
        <w:t xml:space="preserve">. </w:t>
      </w:r>
      <w:r w:rsidR="00EE5C25">
        <w:rPr>
          <w:rFonts w:ascii="Times New Roman" w:eastAsia="Times New Roman" w:hAnsi="Times New Roman" w:cs="Times New Roman"/>
          <w:sz w:val="22"/>
          <w:szCs w:val="22"/>
        </w:rPr>
        <w:t xml:space="preserve">The implications of this difference are difficult </w:t>
      </w:r>
      <w:commentRangeEnd w:id="20"/>
      <w:r w:rsidR="008A2280">
        <w:rPr>
          <w:rStyle w:val="CommentReference"/>
        </w:rPr>
        <w:commentReference w:id="20"/>
      </w:r>
      <w:r w:rsidR="00EE5C25">
        <w:rPr>
          <w:rFonts w:ascii="Times New Roman" w:eastAsia="Times New Roman" w:hAnsi="Times New Roman" w:cs="Times New Roman"/>
          <w:sz w:val="22"/>
          <w:szCs w:val="22"/>
        </w:rPr>
        <w:t xml:space="preserve">to distill because volunteers who classified </w:t>
      </w:r>
      <w:commentRangeStart w:id="21"/>
      <w:r w:rsidR="00EE5C25">
        <w:rPr>
          <w:rFonts w:ascii="Times New Roman" w:eastAsia="Times New Roman" w:hAnsi="Times New Roman" w:cs="Times New Roman"/>
          <w:sz w:val="22"/>
          <w:szCs w:val="22"/>
        </w:rPr>
        <w:t xml:space="preserve">on </w:t>
      </w:r>
      <w:r w:rsidR="00EE5C25">
        <w:rPr>
          <w:rFonts w:ascii="Times New Roman" w:eastAsia="Times New Roman" w:hAnsi="Times New Roman" w:cs="Times New Roman"/>
          <w:i/>
          <w:sz w:val="22"/>
          <w:szCs w:val="22"/>
        </w:rPr>
        <w:t>both</w:t>
      </w:r>
      <w:r w:rsidR="00EE5C25">
        <w:rPr>
          <w:rFonts w:ascii="Times New Roman" w:eastAsia="Times New Roman" w:hAnsi="Times New Roman" w:cs="Times New Roman"/>
          <w:sz w:val="22"/>
          <w:szCs w:val="22"/>
        </w:rPr>
        <w:t xml:space="preserve"> workflows </w:t>
      </w:r>
      <w:commentRangeEnd w:id="21"/>
      <w:r w:rsidR="008A2280">
        <w:rPr>
          <w:rStyle w:val="CommentReference"/>
        </w:rPr>
        <w:commentReference w:id="21"/>
      </w:r>
      <w:r w:rsidR="00EE5C25">
        <w:rPr>
          <w:rFonts w:ascii="Times New Roman" w:eastAsia="Times New Roman" w:hAnsi="Times New Roman" w:cs="Times New Roman"/>
          <w:sz w:val="22"/>
          <w:szCs w:val="22"/>
        </w:rPr>
        <w:t xml:space="preserve">were three times more likely to participate on </w:t>
      </w:r>
      <w:r w:rsidR="00EE5C25">
        <w:rPr>
          <w:rFonts w:ascii="Times New Roman" w:eastAsia="Times New Roman" w:hAnsi="Times New Roman" w:cs="Times New Roman"/>
          <w:i/>
          <w:sz w:val="22"/>
          <w:szCs w:val="22"/>
        </w:rPr>
        <w:t>Talk</w:t>
      </w:r>
      <w:r w:rsidR="00EE5C25">
        <w:rPr>
          <w:rFonts w:ascii="Times New Roman" w:eastAsia="Times New Roman" w:hAnsi="Times New Roman" w:cs="Times New Roman"/>
          <w:sz w:val="22"/>
          <w:szCs w:val="22"/>
        </w:rPr>
        <w:t xml:space="preserve"> and commented an order of magnitude more frequently</w:t>
      </w:r>
      <w:r w:rsidR="00C242B6">
        <w:rPr>
          <w:rFonts w:ascii="Times New Roman" w:eastAsia="Times New Roman" w:hAnsi="Times New Roman" w:cs="Times New Roman"/>
          <w:sz w:val="22"/>
          <w:szCs w:val="22"/>
        </w:rPr>
        <w:t xml:space="preserve"> than those who participated exclusively on either workflow; unfortunately, </w:t>
      </w:r>
      <w:commentRangeStart w:id="22"/>
      <w:commentRangeStart w:id="23"/>
      <w:r w:rsidR="00C242B6">
        <w:rPr>
          <w:rFonts w:ascii="Times New Roman" w:eastAsia="Times New Roman" w:hAnsi="Times New Roman" w:cs="Times New Roman"/>
          <w:sz w:val="22"/>
          <w:szCs w:val="22"/>
        </w:rPr>
        <w:t xml:space="preserve">it was impossible to track which workflow </w:t>
      </w:r>
      <w:commentRangeEnd w:id="22"/>
      <w:r w:rsidR="008A2280">
        <w:rPr>
          <w:rStyle w:val="CommentReference"/>
        </w:rPr>
        <w:commentReference w:id="22"/>
      </w:r>
      <w:commentRangeEnd w:id="23"/>
      <w:r w:rsidR="001B15C8">
        <w:rPr>
          <w:rStyle w:val="CommentReference"/>
        </w:rPr>
        <w:commentReference w:id="23"/>
      </w:r>
      <w:r w:rsidR="00C242B6">
        <w:rPr>
          <w:rFonts w:ascii="Times New Roman" w:eastAsia="Times New Roman" w:hAnsi="Times New Roman" w:cs="Times New Roman"/>
          <w:sz w:val="22"/>
          <w:szCs w:val="22"/>
        </w:rPr>
        <w:t xml:space="preserve">they were classifying on when they chose to comment. </w:t>
      </w:r>
    </w:p>
    <w:p w14:paraId="4FC54C6D" w14:textId="77777777" w:rsidR="006040C2" w:rsidRDefault="006040C2" w:rsidP="00C550D4">
      <w:pPr>
        <w:rPr>
          <w:rFonts w:ascii="Times New Roman" w:eastAsia="Times New Roman" w:hAnsi="Times New Roman" w:cs="Times New Roman"/>
          <w:sz w:val="22"/>
          <w:szCs w:val="22"/>
        </w:rPr>
      </w:pPr>
    </w:p>
    <w:p w14:paraId="3C27424F" w14:textId="0E0C5672" w:rsidR="006040C2" w:rsidRDefault="00622E6F" w:rsidP="00622E6F">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speed and popularity of the collaborative filtering approach </w:t>
      </w:r>
      <w:r w:rsidR="009F67AE">
        <w:rPr>
          <w:rFonts w:ascii="Times New Roman" w:eastAsia="Times New Roman" w:hAnsi="Times New Roman" w:cs="Times New Roman"/>
          <w:sz w:val="22"/>
          <w:szCs w:val="22"/>
        </w:rPr>
        <w:t>likely derives from</w:t>
      </w:r>
      <w:r>
        <w:rPr>
          <w:rFonts w:ascii="Times New Roman" w:eastAsia="Times New Roman" w:hAnsi="Times New Roman" w:cs="Times New Roman"/>
          <w:sz w:val="22"/>
          <w:szCs w:val="22"/>
        </w:rPr>
        <w:t xml:space="preserve"> </w:t>
      </w:r>
      <w:r w:rsidR="00585B96">
        <w:rPr>
          <w:rFonts w:ascii="Times New Roman" w:eastAsia="Times New Roman" w:hAnsi="Times New Roman" w:cs="Times New Roman"/>
          <w:sz w:val="22"/>
          <w:szCs w:val="22"/>
        </w:rPr>
        <w:t xml:space="preserve">the </w:t>
      </w:r>
      <w:r>
        <w:rPr>
          <w:rFonts w:ascii="Times New Roman" w:eastAsia="Times New Roman" w:hAnsi="Times New Roman" w:cs="Times New Roman"/>
          <w:sz w:val="22"/>
          <w:szCs w:val="22"/>
        </w:rPr>
        <w:t>simplicity of the task</w:t>
      </w:r>
      <w:r w:rsidR="00585B96">
        <w:rPr>
          <w:rFonts w:ascii="Times New Roman" w:eastAsia="Times New Roman" w:hAnsi="Times New Roman" w:cs="Times New Roman"/>
          <w:sz w:val="22"/>
          <w:szCs w:val="22"/>
        </w:rPr>
        <w:t xml:space="preserve"> and the speed and ease with which volunteers are able to make a tangible contribution. T</w:t>
      </w:r>
      <w:r>
        <w:rPr>
          <w:rFonts w:ascii="Times New Roman" w:eastAsia="Times New Roman" w:hAnsi="Times New Roman" w:cs="Times New Roman"/>
          <w:sz w:val="22"/>
          <w:szCs w:val="22"/>
        </w:rPr>
        <w:t>he</w:t>
      </w:r>
      <w:r w:rsidRPr="00B17164">
        <w:rPr>
          <w:rFonts w:ascii="Times New Roman" w:eastAsia="Times New Roman" w:hAnsi="Times New Roman" w:cs="Times New Roman"/>
          <w:sz w:val="22"/>
          <w:szCs w:val="22"/>
        </w:rPr>
        <w:t xml:space="preserve"> average Yes/No task took anywhere from one-tenth to one-half the time of a Survey task</w:t>
      </w:r>
      <w:r>
        <w:rPr>
          <w:rFonts w:ascii="Times New Roman" w:eastAsia="Times New Roman" w:hAnsi="Times New Roman" w:cs="Times New Roman"/>
          <w:sz w:val="22"/>
          <w:szCs w:val="22"/>
        </w:rPr>
        <w:t xml:space="preserve"> (Figure 4)</w:t>
      </w:r>
      <w:r w:rsidRPr="00B17164">
        <w:rPr>
          <w:rFonts w:ascii="Times New Roman" w:eastAsia="Times New Roman" w:hAnsi="Times New Roman" w:cs="Times New Roman"/>
          <w:sz w:val="22"/>
          <w:szCs w:val="22"/>
        </w:rPr>
        <w:t xml:space="preserve">, depending on the complexity of the image and the device used. </w:t>
      </w:r>
      <w:r w:rsidR="00585B96">
        <w:rPr>
          <w:rFonts w:ascii="Times New Roman" w:eastAsia="Times New Roman" w:hAnsi="Times New Roman" w:cs="Times New Roman"/>
          <w:sz w:val="22"/>
          <w:szCs w:val="22"/>
        </w:rPr>
        <w:t>These</w:t>
      </w:r>
      <w:r>
        <w:rPr>
          <w:rFonts w:ascii="Times New Roman" w:eastAsia="Times New Roman" w:hAnsi="Times New Roman" w:cs="Times New Roman"/>
          <w:sz w:val="22"/>
          <w:szCs w:val="22"/>
        </w:rPr>
        <w:t xml:space="preserve"> tasks were also more predictable: because only one question was active at a time, volunteers knew whether they would be asked to identify the presence of an animal (generally easy) or identify a tail as belonging to a humpback (generally somewhat difficult). </w:t>
      </w:r>
    </w:p>
    <w:p w14:paraId="1064B1B7" w14:textId="77777777" w:rsidR="006040C2" w:rsidRDefault="006040C2" w:rsidP="00622E6F">
      <w:pPr>
        <w:rPr>
          <w:rFonts w:ascii="Times New Roman" w:eastAsia="Times New Roman" w:hAnsi="Times New Roman" w:cs="Times New Roman"/>
          <w:sz w:val="22"/>
          <w:szCs w:val="22"/>
        </w:rPr>
      </w:pPr>
    </w:p>
    <w:p w14:paraId="709A43B7" w14:textId="73921E7C" w:rsidR="00891BAA" w:rsidRDefault="00622E6F">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Peoples’ preference for simple tasks </w:t>
      </w:r>
      <w:r w:rsidR="006040C2">
        <w:rPr>
          <w:rFonts w:ascii="Times New Roman" w:eastAsia="Times New Roman" w:hAnsi="Times New Roman" w:cs="Times New Roman"/>
          <w:sz w:val="22"/>
          <w:szCs w:val="22"/>
        </w:rPr>
        <w:t xml:space="preserve">is well documented in the gaming literature (CITE) and has </w:t>
      </w:r>
      <w:r>
        <w:rPr>
          <w:rFonts w:ascii="Times New Roman" w:eastAsia="Times New Roman" w:hAnsi="Times New Roman" w:cs="Times New Roman"/>
          <w:sz w:val="22"/>
          <w:szCs w:val="22"/>
        </w:rPr>
        <w:t>been demonstrated on other Zooniverse projects</w:t>
      </w:r>
      <w:r w:rsidR="001F1615">
        <w:rPr>
          <w:rFonts w:ascii="Times New Roman" w:eastAsia="Times New Roman" w:hAnsi="Times New Roman" w:cs="Times New Roman"/>
          <w:sz w:val="22"/>
          <w:szCs w:val="22"/>
        </w:rPr>
        <w:t xml:space="preserve"> such as Snapshot Serengeti</w:t>
      </w:r>
      <w:r>
        <w:rPr>
          <w:rFonts w:ascii="Times New Roman" w:eastAsia="Times New Roman" w:hAnsi="Times New Roman" w:cs="Times New Roman"/>
          <w:sz w:val="22"/>
          <w:szCs w:val="22"/>
        </w:rPr>
        <w:t xml:space="preserve">. </w:t>
      </w:r>
      <w:r w:rsidR="00123DCD" w:rsidRPr="00563187">
        <w:rPr>
          <w:rFonts w:ascii="Times New Roman" w:eastAsia="Times New Roman" w:hAnsi="Times New Roman" w:cs="Times New Roman"/>
          <w:sz w:val="22"/>
          <w:szCs w:val="22"/>
          <w:highlight w:val="yellow"/>
          <w:rPrChange w:id="24" w:author="Microsoft Office User" w:date="2017-07-28T16:48:00Z">
            <w:rPr>
              <w:rFonts w:ascii="Times New Roman" w:eastAsia="Times New Roman" w:hAnsi="Times New Roman" w:cs="Times New Roman"/>
              <w:sz w:val="22"/>
              <w:szCs w:val="22"/>
            </w:rPr>
          </w:rPrChange>
        </w:rPr>
        <w:t>[</w:t>
      </w:r>
      <w:r w:rsidR="00891BAA" w:rsidRPr="00563187">
        <w:rPr>
          <w:rFonts w:ascii="Times New Roman" w:eastAsia="Times New Roman" w:hAnsi="Times New Roman" w:cs="Times New Roman"/>
          <w:sz w:val="22"/>
          <w:szCs w:val="22"/>
          <w:highlight w:val="yellow"/>
          <w:rPrChange w:id="25" w:author="Microsoft Office User" w:date="2017-07-28T16:48:00Z">
            <w:rPr>
              <w:rFonts w:ascii="Times New Roman" w:eastAsia="Times New Roman" w:hAnsi="Times New Roman" w:cs="Times New Roman"/>
              <w:sz w:val="22"/>
              <w:szCs w:val="22"/>
            </w:rPr>
          </w:rPrChange>
        </w:rPr>
        <w:t xml:space="preserve">1 sentence or so on something about “getting in the flow” – this being simple and </w:t>
      </w:r>
      <w:r w:rsidRPr="00563187">
        <w:rPr>
          <w:rFonts w:ascii="Times New Roman" w:eastAsia="Times New Roman" w:hAnsi="Times New Roman" w:cs="Times New Roman"/>
          <w:sz w:val="22"/>
          <w:szCs w:val="22"/>
          <w:highlight w:val="yellow"/>
          <w:rPrChange w:id="26" w:author="Microsoft Office User" w:date="2017-07-28T16:48:00Z">
            <w:rPr>
              <w:rFonts w:ascii="Times New Roman" w:eastAsia="Times New Roman" w:hAnsi="Times New Roman" w:cs="Times New Roman"/>
              <w:sz w:val="22"/>
              <w:szCs w:val="22"/>
            </w:rPr>
          </w:rPrChange>
        </w:rPr>
        <w:t>addictive]</w:t>
      </w:r>
      <w:r w:rsidR="00585B96">
        <w:rPr>
          <w:rFonts w:ascii="Times New Roman" w:eastAsia="Times New Roman" w:hAnsi="Times New Roman" w:cs="Times New Roman"/>
          <w:sz w:val="22"/>
          <w:szCs w:val="22"/>
        </w:rPr>
        <w:t xml:space="preserve"> </w:t>
      </w:r>
      <w:r w:rsidR="00891BAA">
        <w:rPr>
          <w:rFonts w:ascii="Times New Roman" w:eastAsia="Times New Roman" w:hAnsi="Times New Roman" w:cs="Times New Roman"/>
          <w:sz w:val="22"/>
          <w:szCs w:val="22"/>
        </w:rPr>
        <w:t xml:space="preserve">A reluctance to “break the flow” could </w:t>
      </w:r>
      <w:r w:rsidR="00EE5C25">
        <w:rPr>
          <w:rFonts w:ascii="Times New Roman" w:eastAsia="Times New Roman" w:hAnsi="Times New Roman" w:cs="Times New Roman"/>
          <w:sz w:val="22"/>
          <w:szCs w:val="22"/>
        </w:rPr>
        <w:t xml:space="preserve">also explain </w:t>
      </w:r>
      <w:r w:rsidR="00C242B6">
        <w:rPr>
          <w:rFonts w:ascii="Times New Roman" w:eastAsia="Times New Roman" w:hAnsi="Times New Roman" w:cs="Times New Roman"/>
          <w:sz w:val="22"/>
          <w:szCs w:val="22"/>
        </w:rPr>
        <w:t xml:space="preserve">why </w:t>
      </w:r>
      <w:r w:rsidR="00891BAA">
        <w:rPr>
          <w:rFonts w:ascii="Times New Roman" w:eastAsia="Times New Roman" w:hAnsi="Times New Roman" w:cs="Times New Roman"/>
          <w:sz w:val="22"/>
          <w:szCs w:val="22"/>
        </w:rPr>
        <w:t xml:space="preserve">volunteers </w:t>
      </w:r>
      <w:r w:rsidR="00C242B6">
        <w:rPr>
          <w:rFonts w:ascii="Times New Roman" w:eastAsia="Times New Roman" w:hAnsi="Times New Roman" w:cs="Times New Roman"/>
          <w:sz w:val="22"/>
          <w:szCs w:val="22"/>
        </w:rPr>
        <w:t>comment</w:t>
      </w:r>
      <w:r w:rsidR="00891BAA">
        <w:rPr>
          <w:rFonts w:ascii="Times New Roman" w:eastAsia="Times New Roman" w:hAnsi="Times New Roman" w:cs="Times New Roman"/>
          <w:sz w:val="22"/>
          <w:szCs w:val="22"/>
        </w:rPr>
        <w:t xml:space="preserve"> less often from the </w:t>
      </w:r>
      <w:r w:rsidR="00EE5C25">
        <w:rPr>
          <w:rFonts w:ascii="Times New Roman" w:eastAsia="Times New Roman" w:hAnsi="Times New Roman" w:cs="Times New Roman"/>
          <w:sz w:val="22"/>
          <w:szCs w:val="22"/>
        </w:rPr>
        <w:t xml:space="preserve">Yes/No </w:t>
      </w:r>
      <w:commentRangeStart w:id="27"/>
      <w:r w:rsidR="00EE5C25">
        <w:rPr>
          <w:rFonts w:ascii="Times New Roman" w:eastAsia="Times New Roman" w:hAnsi="Times New Roman" w:cs="Times New Roman"/>
          <w:sz w:val="22"/>
          <w:szCs w:val="22"/>
        </w:rPr>
        <w:t>workflow</w:t>
      </w:r>
      <w:commentRangeEnd w:id="27"/>
      <w:r w:rsidR="00134666">
        <w:rPr>
          <w:rStyle w:val="CommentReference"/>
        </w:rPr>
        <w:commentReference w:id="27"/>
      </w:r>
      <w:r w:rsidR="00891BAA">
        <w:rPr>
          <w:rFonts w:ascii="Times New Roman" w:eastAsia="Times New Roman" w:hAnsi="Times New Roman" w:cs="Times New Roman"/>
          <w:sz w:val="22"/>
          <w:szCs w:val="22"/>
        </w:rPr>
        <w:t>.</w:t>
      </w:r>
    </w:p>
    <w:p w14:paraId="0B6708BC" w14:textId="77777777" w:rsidR="00275BE1" w:rsidRDefault="00275BE1">
      <w:pPr>
        <w:rPr>
          <w:rFonts w:ascii="Times New Roman" w:eastAsia="Times New Roman" w:hAnsi="Times New Roman" w:cs="Times New Roman"/>
          <w:sz w:val="22"/>
          <w:szCs w:val="22"/>
        </w:rPr>
      </w:pPr>
    </w:p>
    <w:p w14:paraId="2BCACBEC" w14:textId="6924A615" w:rsidR="008172DC" w:rsidRPr="00401733" w:rsidRDefault="0048346A">
      <w:pPr>
        <w:rPr>
          <w:rFonts w:ascii="Times New Roman" w:eastAsia="Times New Roman" w:hAnsi="Times New Roman" w:cs="Times New Roman"/>
          <w:i/>
          <w:sz w:val="22"/>
          <w:szCs w:val="22"/>
        </w:rPr>
      </w:pPr>
      <w:r>
        <w:rPr>
          <w:rFonts w:ascii="Times New Roman" w:eastAsia="Times New Roman" w:hAnsi="Times New Roman" w:cs="Times New Roman"/>
          <w:i/>
          <w:sz w:val="22"/>
          <w:szCs w:val="22"/>
        </w:rPr>
        <w:t>Should you implement cascade filtering on your citizen science project?</w:t>
      </w:r>
    </w:p>
    <w:p w14:paraId="739D58DD" w14:textId="64EC99C2" w:rsidR="00586746" w:rsidRPr="00321192" w:rsidRDefault="00651EFA">
      <w:pPr>
        <w:rPr>
          <w:rFonts w:ascii="Times New Roman" w:eastAsia="Times New Roman" w:hAnsi="Times New Roman" w:cs="Times New Roman"/>
          <w:sz w:val="22"/>
          <w:szCs w:val="22"/>
        </w:rPr>
      </w:pPr>
      <w:r>
        <w:rPr>
          <w:rFonts w:ascii="Times New Roman" w:eastAsia="Times New Roman" w:hAnsi="Times New Roman" w:cs="Times New Roman"/>
          <w:sz w:val="22"/>
          <w:szCs w:val="22"/>
        </w:rPr>
        <w:t>We recommend that research teams consider cascade filtering</w:t>
      </w:r>
      <w:r w:rsidR="006462A6">
        <w:rPr>
          <w:rFonts w:ascii="Times New Roman" w:eastAsia="Times New Roman" w:hAnsi="Times New Roman" w:cs="Times New Roman"/>
          <w:sz w:val="22"/>
          <w:szCs w:val="22"/>
        </w:rPr>
        <w:t xml:space="preserve"> as a potential project design</w:t>
      </w:r>
      <w:r>
        <w:rPr>
          <w:rFonts w:ascii="Times New Roman" w:eastAsia="Times New Roman" w:hAnsi="Times New Roman" w:cs="Times New Roman"/>
          <w:sz w:val="22"/>
          <w:szCs w:val="22"/>
        </w:rPr>
        <w:t xml:space="preserve"> </w:t>
      </w:r>
      <w:r w:rsidR="006462A6">
        <w:rPr>
          <w:rFonts w:ascii="Times New Roman" w:eastAsia="Times New Roman" w:hAnsi="Times New Roman" w:cs="Times New Roman"/>
          <w:sz w:val="22"/>
          <w:szCs w:val="22"/>
        </w:rPr>
        <w:t xml:space="preserve">for </w:t>
      </w:r>
      <w:r>
        <w:rPr>
          <w:rFonts w:ascii="Times New Roman" w:eastAsia="Times New Roman" w:hAnsi="Times New Roman" w:cs="Times New Roman"/>
          <w:sz w:val="22"/>
          <w:szCs w:val="22"/>
        </w:rPr>
        <w:t xml:space="preserve">their citizen science projects. </w:t>
      </w:r>
      <w:r w:rsidR="003B1229">
        <w:rPr>
          <w:rFonts w:ascii="Times New Roman" w:eastAsia="Times New Roman" w:hAnsi="Times New Roman" w:cs="Times New Roman"/>
          <w:sz w:val="22"/>
          <w:szCs w:val="22"/>
        </w:rPr>
        <w:t>Beyond</w:t>
      </w:r>
      <w:r>
        <w:rPr>
          <w:rFonts w:ascii="Times New Roman" w:eastAsia="Times New Roman" w:hAnsi="Times New Roman" w:cs="Times New Roman"/>
          <w:sz w:val="22"/>
          <w:szCs w:val="22"/>
        </w:rPr>
        <w:t xml:space="preserve"> </w:t>
      </w:r>
      <w:r w:rsidR="00123DCD">
        <w:rPr>
          <w:rFonts w:ascii="Times New Roman" w:eastAsia="Times New Roman" w:hAnsi="Times New Roman" w:cs="Times New Roman"/>
          <w:sz w:val="22"/>
          <w:szCs w:val="22"/>
        </w:rPr>
        <w:t xml:space="preserve">engaging volunteers </w:t>
      </w:r>
      <w:r w:rsidR="003B1229">
        <w:rPr>
          <w:rFonts w:ascii="Times New Roman" w:eastAsia="Times New Roman" w:hAnsi="Times New Roman" w:cs="Times New Roman"/>
          <w:sz w:val="22"/>
          <w:szCs w:val="22"/>
        </w:rPr>
        <w:t>to</w:t>
      </w:r>
      <w:r w:rsidR="00123DCD">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producing rapid results, cascade filtering </w:t>
      </w:r>
      <w:r w:rsidR="00730B7B">
        <w:rPr>
          <w:rFonts w:ascii="Times New Roman" w:eastAsia="Times New Roman" w:hAnsi="Times New Roman" w:cs="Times New Roman"/>
          <w:sz w:val="22"/>
          <w:szCs w:val="22"/>
        </w:rPr>
        <w:t>also produces</w:t>
      </w:r>
      <w:r w:rsidR="003B1229">
        <w:rPr>
          <w:rFonts w:ascii="Times New Roman" w:eastAsia="Times New Roman" w:hAnsi="Times New Roman" w:cs="Times New Roman"/>
          <w:sz w:val="22"/>
          <w:szCs w:val="22"/>
        </w:rPr>
        <w:t xml:space="preserve"> standardized</w:t>
      </w:r>
      <w:r w:rsidR="002B6748">
        <w:rPr>
          <w:rFonts w:ascii="Times New Roman" w:eastAsia="Times New Roman" w:hAnsi="Times New Roman" w:cs="Times New Roman"/>
          <w:sz w:val="22"/>
          <w:szCs w:val="22"/>
        </w:rPr>
        <w:t xml:space="preserve"> </w:t>
      </w:r>
      <w:r w:rsidR="00E00726">
        <w:rPr>
          <w:rFonts w:ascii="Times New Roman" w:eastAsia="Times New Roman" w:hAnsi="Times New Roman" w:cs="Times New Roman"/>
          <w:sz w:val="22"/>
          <w:szCs w:val="22"/>
        </w:rPr>
        <w:t>binary classifications</w:t>
      </w:r>
      <w:r w:rsidR="00730B7B">
        <w:rPr>
          <w:rFonts w:ascii="Times New Roman" w:eastAsia="Times New Roman" w:hAnsi="Times New Roman" w:cs="Times New Roman"/>
          <w:sz w:val="22"/>
          <w:szCs w:val="22"/>
        </w:rPr>
        <w:t xml:space="preserve"> that</w:t>
      </w:r>
      <w:r w:rsidR="00E00726">
        <w:rPr>
          <w:rFonts w:ascii="Times New Roman" w:eastAsia="Times New Roman" w:hAnsi="Times New Roman" w:cs="Times New Roman"/>
          <w:sz w:val="22"/>
          <w:szCs w:val="22"/>
        </w:rPr>
        <w:t xml:space="preserve"> are </w:t>
      </w:r>
      <w:r w:rsidR="003B1229">
        <w:rPr>
          <w:rFonts w:ascii="Times New Roman" w:eastAsia="Times New Roman" w:hAnsi="Times New Roman" w:cs="Times New Roman"/>
          <w:sz w:val="22"/>
          <w:szCs w:val="22"/>
        </w:rPr>
        <w:t xml:space="preserve">significantly </w:t>
      </w:r>
      <w:r w:rsidR="00E00726">
        <w:rPr>
          <w:rFonts w:ascii="Times New Roman" w:eastAsia="Times New Roman" w:hAnsi="Times New Roman" w:cs="Times New Roman"/>
          <w:sz w:val="22"/>
          <w:szCs w:val="22"/>
        </w:rPr>
        <w:t xml:space="preserve">easier to </w:t>
      </w:r>
      <w:r w:rsidR="002B6748">
        <w:rPr>
          <w:rFonts w:ascii="Times New Roman" w:eastAsia="Times New Roman" w:hAnsi="Times New Roman" w:cs="Times New Roman"/>
          <w:sz w:val="22"/>
          <w:szCs w:val="22"/>
        </w:rPr>
        <w:t>parse</w:t>
      </w:r>
      <w:r w:rsidR="003B1229">
        <w:rPr>
          <w:rFonts w:ascii="Times New Roman" w:eastAsia="Times New Roman" w:hAnsi="Times New Roman" w:cs="Times New Roman"/>
          <w:sz w:val="22"/>
          <w:szCs w:val="22"/>
        </w:rPr>
        <w:t xml:space="preserve"> and </w:t>
      </w:r>
      <w:r w:rsidR="00E00726">
        <w:rPr>
          <w:rFonts w:ascii="Times New Roman" w:eastAsia="Times New Roman" w:hAnsi="Times New Roman" w:cs="Times New Roman"/>
          <w:sz w:val="22"/>
          <w:szCs w:val="22"/>
        </w:rPr>
        <w:t>analyze</w:t>
      </w:r>
      <w:r w:rsidR="002B6748">
        <w:rPr>
          <w:rFonts w:ascii="Times New Roman" w:eastAsia="Times New Roman" w:hAnsi="Times New Roman" w:cs="Times New Roman"/>
          <w:sz w:val="22"/>
          <w:szCs w:val="22"/>
        </w:rPr>
        <w:t xml:space="preserve">. </w:t>
      </w:r>
      <w:r w:rsidR="00730B7B">
        <w:rPr>
          <w:rFonts w:ascii="Times New Roman" w:eastAsia="Times New Roman" w:hAnsi="Times New Roman" w:cs="Times New Roman"/>
          <w:sz w:val="22"/>
          <w:szCs w:val="22"/>
        </w:rPr>
        <w:t>Thus, r</w:t>
      </w:r>
      <w:r w:rsidR="002B6748">
        <w:rPr>
          <w:rFonts w:ascii="Times New Roman" w:eastAsia="Times New Roman" w:hAnsi="Times New Roman" w:cs="Times New Roman"/>
          <w:sz w:val="22"/>
          <w:szCs w:val="22"/>
        </w:rPr>
        <w:t xml:space="preserve">ather than designing </w:t>
      </w:r>
      <w:r w:rsidR="00730B7B">
        <w:rPr>
          <w:rFonts w:ascii="Times New Roman" w:eastAsia="Times New Roman" w:hAnsi="Times New Roman" w:cs="Times New Roman"/>
          <w:sz w:val="22"/>
          <w:szCs w:val="22"/>
        </w:rPr>
        <w:t xml:space="preserve">project-specific </w:t>
      </w:r>
      <w:r w:rsidR="002B6748">
        <w:rPr>
          <w:rFonts w:ascii="Times New Roman" w:eastAsia="Times New Roman" w:hAnsi="Times New Roman" w:cs="Times New Roman"/>
          <w:sz w:val="22"/>
          <w:szCs w:val="22"/>
        </w:rPr>
        <w:t xml:space="preserve">algorithms </w:t>
      </w:r>
      <w:r w:rsidR="00730B7B">
        <w:rPr>
          <w:rFonts w:ascii="Times New Roman" w:eastAsia="Times New Roman" w:hAnsi="Times New Roman" w:cs="Times New Roman"/>
          <w:sz w:val="22"/>
          <w:szCs w:val="22"/>
        </w:rPr>
        <w:t>that have to accommodate</w:t>
      </w:r>
      <w:r w:rsidR="002B6748">
        <w:rPr>
          <w:rFonts w:ascii="Times New Roman" w:eastAsia="Times New Roman" w:hAnsi="Times New Roman" w:cs="Times New Roman"/>
          <w:sz w:val="22"/>
          <w:szCs w:val="22"/>
        </w:rPr>
        <w:t xml:space="preserve"> deal with long, nested lists </w:t>
      </w:r>
      <w:r w:rsidR="00730B7B">
        <w:rPr>
          <w:rFonts w:ascii="Times New Roman" w:eastAsia="Times New Roman" w:hAnsi="Times New Roman" w:cs="Times New Roman"/>
          <w:sz w:val="22"/>
          <w:szCs w:val="22"/>
        </w:rPr>
        <w:t>of</w:t>
      </w:r>
      <w:r w:rsidR="002B6748">
        <w:rPr>
          <w:rFonts w:ascii="Times New Roman" w:eastAsia="Times New Roman" w:hAnsi="Times New Roman" w:cs="Times New Roman"/>
          <w:sz w:val="22"/>
          <w:szCs w:val="22"/>
        </w:rPr>
        <w:t xml:space="preserve"> complex data types, </w:t>
      </w:r>
      <w:r w:rsidR="00C74854">
        <w:rPr>
          <w:rFonts w:ascii="Times New Roman" w:eastAsia="Times New Roman" w:hAnsi="Times New Roman" w:cs="Times New Roman"/>
          <w:sz w:val="22"/>
          <w:szCs w:val="22"/>
        </w:rPr>
        <w:t>projects</w:t>
      </w:r>
      <w:r w:rsidR="002B6748">
        <w:rPr>
          <w:rFonts w:ascii="Times New Roman" w:eastAsia="Times New Roman" w:hAnsi="Times New Roman" w:cs="Times New Roman"/>
          <w:sz w:val="22"/>
          <w:szCs w:val="22"/>
        </w:rPr>
        <w:t xml:space="preserve"> can </w:t>
      </w:r>
      <w:r w:rsidR="00C74854">
        <w:rPr>
          <w:rFonts w:ascii="Times New Roman" w:eastAsia="Times New Roman" w:hAnsi="Times New Roman" w:cs="Times New Roman"/>
          <w:sz w:val="22"/>
          <w:szCs w:val="22"/>
        </w:rPr>
        <w:t>leverage</w:t>
      </w:r>
      <w:r w:rsidR="002B6748">
        <w:rPr>
          <w:rFonts w:ascii="Times New Roman" w:eastAsia="Times New Roman" w:hAnsi="Times New Roman" w:cs="Times New Roman"/>
          <w:sz w:val="22"/>
          <w:szCs w:val="22"/>
        </w:rPr>
        <w:t xml:space="preserve"> simple</w:t>
      </w:r>
      <w:r w:rsidR="00C74854">
        <w:rPr>
          <w:rFonts w:ascii="Times New Roman" w:eastAsia="Times New Roman" w:hAnsi="Times New Roman" w:cs="Times New Roman"/>
          <w:sz w:val="22"/>
          <w:szCs w:val="22"/>
        </w:rPr>
        <w:t>, generalizable code</w:t>
      </w:r>
      <w:r w:rsidR="002B6748">
        <w:rPr>
          <w:rFonts w:ascii="Times New Roman" w:eastAsia="Times New Roman" w:hAnsi="Times New Roman" w:cs="Times New Roman"/>
          <w:sz w:val="22"/>
          <w:szCs w:val="22"/>
        </w:rPr>
        <w:t xml:space="preserve">. </w:t>
      </w:r>
      <w:r w:rsidR="00586746">
        <w:rPr>
          <w:rFonts w:ascii="Times New Roman" w:eastAsia="Times New Roman" w:hAnsi="Times New Roman" w:cs="Times New Roman"/>
          <w:sz w:val="22"/>
          <w:szCs w:val="22"/>
        </w:rPr>
        <w:t xml:space="preserve">The standardized format of binary classifications </w:t>
      </w:r>
      <w:r w:rsidR="00714822">
        <w:rPr>
          <w:rFonts w:ascii="Times New Roman" w:eastAsia="Times New Roman" w:hAnsi="Times New Roman" w:cs="Times New Roman"/>
          <w:sz w:val="22"/>
          <w:szCs w:val="22"/>
        </w:rPr>
        <w:t>also</w:t>
      </w:r>
      <w:r w:rsidR="00586746">
        <w:rPr>
          <w:rFonts w:ascii="Times New Roman" w:eastAsia="Times New Roman" w:hAnsi="Times New Roman" w:cs="Times New Roman"/>
          <w:sz w:val="22"/>
          <w:szCs w:val="22"/>
        </w:rPr>
        <w:t xml:space="preserve"> enables </w:t>
      </w:r>
      <w:r w:rsidR="006F6F16">
        <w:rPr>
          <w:rFonts w:ascii="Times New Roman" w:eastAsia="Times New Roman" w:hAnsi="Times New Roman" w:cs="Times New Roman"/>
          <w:sz w:val="22"/>
          <w:szCs w:val="22"/>
        </w:rPr>
        <w:t>easier integration of machine-</w:t>
      </w:r>
      <w:r w:rsidR="00586746">
        <w:rPr>
          <w:rFonts w:ascii="Times New Roman" w:eastAsia="Times New Roman" w:hAnsi="Times New Roman" w:cs="Times New Roman"/>
          <w:sz w:val="22"/>
          <w:szCs w:val="22"/>
        </w:rPr>
        <w:t>learning routines</w:t>
      </w:r>
      <w:r w:rsidR="003B1229">
        <w:rPr>
          <w:rFonts w:ascii="Times New Roman" w:eastAsia="Times New Roman" w:hAnsi="Times New Roman" w:cs="Times New Roman"/>
          <w:sz w:val="22"/>
          <w:szCs w:val="22"/>
        </w:rPr>
        <w:t xml:space="preserve"> at every stage within a cascade filtering workflow. This step would be critical for projects with very large data sets wishing to implement significant acceleration of classification results while retaining high levels of per-species classification completeness as well as purity (low levels of false negatives).  </w:t>
      </w:r>
    </w:p>
    <w:p w14:paraId="7666FC09" w14:textId="77777777" w:rsidR="00586746" w:rsidRDefault="00586746">
      <w:pPr>
        <w:rPr>
          <w:rFonts w:ascii="Times New Roman" w:eastAsia="Times New Roman" w:hAnsi="Times New Roman" w:cs="Times New Roman"/>
          <w:sz w:val="22"/>
          <w:szCs w:val="22"/>
        </w:rPr>
      </w:pPr>
    </w:p>
    <w:p w14:paraId="2F936070" w14:textId="6225E260" w:rsidR="00BD4576" w:rsidRDefault="00651EFA" w:rsidP="00C74854">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However, </w:t>
      </w:r>
      <w:r w:rsidR="00A725C5">
        <w:rPr>
          <w:rFonts w:ascii="Times New Roman" w:eastAsia="Times New Roman" w:hAnsi="Times New Roman" w:cs="Times New Roman"/>
          <w:sz w:val="22"/>
          <w:szCs w:val="22"/>
        </w:rPr>
        <w:t>cascade filtering is not a panacea, and r</w:t>
      </w:r>
      <w:r w:rsidR="00C74854">
        <w:rPr>
          <w:rFonts w:ascii="Times New Roman" w:eastAsia="Times New Roman" w:hAnsi="Times New Roman" w:cs="Times New Roman"/>
          <w:sz w:val="22"/>
          <w:szCs w:val="22"/>
        </w:rPr>
        <w:t xml:space="preserve">esearchers should consider </w:t>
      </w:r>
      <w:r w:rsidR="00A725C5">
        <w:rPr>
          <w:rFonts w:ascii="Times New Roman" w:eastAsia="Times New Roman" w:hAnsi="Times New Roman" w:cs="Times New Roman"/>
          <w:sz w:val="22"/>
          <w:szCs w:val="22"/>
        </w:rPr>
        <w:t xml:space="preserve">several limitations </w:t>
      </w:r>
      <w:r w:rsidR="00C74854">
        <w:rPr>
          <w:rFonts w:ascii="Times New Roman" w:eastAsia="Times New Roman" w:hAnsi="Times New Roman" w:cs="Times New Roman"/>
          <w:sz w:val="22"/>
          <w:szCs w:val="22"/>
        </w:rPr>
        <w:t xml:space="preserve">when </w:t>
      </w:r>
      <w:r w:rsidR="00A725C5">
        <w:rPr>
          <w:rFonts w:ascii="Times New Roman" w:eastAsia="Times New Roman" w:hAnsi="Times New Roman" w:cs="Times New Roman"/>
          <w:sz w:val="22"/>
          <w:szCs w:val="22"/>
        </w:rPr>
        <w:t>deciding whether to implement this approach.</w:t>
      </w:r>
      <w:r w:rsidR="00134666">
        <w:rPr>
          <w:rFonts w:ascii="Times New Roman" w:eastAsia="Times New Roman" w:hAnsi="Times New Roman" w:cs="Times New Roman"/>
          <w:sz w:val="22"/>
          <w:szCs w:val="22"/>
        </w:rPr>
        <w:t xml:space="preserve"> </w:t>
      </w:r>
      <w:r w:rsidR="00C74854">
        <w:rPr>
          <w:rFonts w:ascii="Times New Roman" w:eastAsia="Times New Roman" w:hAnsi="Times New Roman" w:cs="Times New Roman"/>
          <w:sz w:val="22"/>
          <w:szCs w:val="22"/>
        </w:rPr>
        <w:t xml:space="preserve">First, </w:t>
      </w:r>
      <w:r w:rsidR="00134666">
        <w:rPr>
          <w:rFonts w:ascii="Times New Roman" w:eastAsia="Times New Roman" w:hAnsi="Times New Roman" w:cs="Times New Roman"/>
          <w:sz w:val="22"/>
          <w:szCs w:val="22"/>
        </w:rPr>
        <w:t xml:space="preserve">we have only demonstrated the efficacy of </w:t>
      </w:r>
      <w:r w:rsidR="0081014C">
        <w:rPr>
          <w:rFonts w:ascii="Times New Roman" w:eastAsia="Times New Roman" w:hAnsi="Times New Roman" w:cs="Times New Roman"/>
          <w:sz w:val="22"/>
          <w:szCs w:val="22"/>
        </w:rPr>
        <w:t xml:space="preserve">cascade filtering </w:t>
      </w:r>
      <w:r w:rsidR="00BD4576">
        <w:rPr>
          <w:rFonts w:ascii="Times New Roman" w:eastAsia="Times New Roman" w:hAnsi="Times New Roman" w:cs="Times New Roman"/>
          <w:sz w:val="22"/>
          <w:szCs w:val="22"/>
        </w:rPr>
        <w:t xml:space="preserve">for </w:t>
      </w:r>
      <w:r w:rsidR="00134666">
        <w:rPr>
          <w:rFonts w:ascii="Times New Roman" w:eastAsia="Times New Roman" w:hAnsi="Times New Roman" w:cs="Times New Roman"/>
          <w:sz w:val="22"/>
          <w:szCs w:val="22"/>
        </w:rPr>
        <w:t xml:space="preserve">relatively </w:t>
      </w:r>
      <w:r w:rsidR="00BD4576">
        <w:rPr>
          <w:rFonts w:ascii="Times New Roman" w:eastAsia="Times New Roman" w:hAnsi="Times New Roman" w:cs="Times New Roman"/>
          <w:sz w:val="22"/>
          <w:szCs w:val="22"/>
        </w:rPr>
        <w:t xml:space="preserve">simple projects with a small set of binary questions. With only four binary questions, </w:t>
      </w:r>
      <w:r w:rsidR="00C74854" w:rsidRPr="004651F7">
        <w:rPr>
          <w:rFonts w:ascii="Times New Roman" w:eastAsia="Times New Roman" w:hAnsi="Times New Roman" w:cs="Times New Roman"/>
          <w:i/>
          <w:sz w:val="22"/>
          <w:szCs w:val="22"/>
        </w:rPr>
        <w:t>Snapshots at Sea</w:t>
      </w:r>
      <w:r w:rsidR="00C74854">
        <w:rPr>
          <w:rFonts w:ascii="Times New Roman" w:eastAsia="Times New Roman" w:hAnsi="Times New Roman" w:cs="Times New Roman"/>
          <w:sz w:val="22"/>
          <w:szCs w:val="22"/>
        </w:rPr>
        <w:t xml:space="preserve"> </w:t>
      </w:r>
      <w:r w:rsidR="00BD4576">
        <w:rPr>
          <w:rFonts w:ascii="Times New Roman" w:eastAsia="Times New Roman" w:hAnsi="Times New Roman" w:cs="Times New Roman"/>
          <w:sz w:val="22"/>
          <w:szCs w:val="22"/>
        </w:rPr>
        <w:t>doubled the speed of data completion</w:t>
      </w:r>
      <w:r w:rsidR="00603F91">
        <w:rPr>
          <w:rFonts w:ascii="Times New Roman" w:eastAsia="Times New Roman" w:hAnsi="Times New Roman" w:cs="Times New Roman"/>
          <w:sz w:val="22"/>
          <w:szCs w:val="22"/>
        </w:rPr>
        <w:t>; and crude extrapolation of the rates from this experiment suggest that projects would cease to see faster data completion times by ~8 binary questions. M</w:t>
      </w:r>
      <w:r w:rsidR="0067244D">
        <w:rPr>
          <w:rFonts w:ascii="Times New Roman" w:eastAsia="Times New Roman" w:hAnsi="Times New Roman" w:cs="Times New Roman"/>
          <w:sz w:val="22"/>
          <w:szCs w:val="22"/>
        </w:rPr>
        <w:t xml:space="preserve">any </w:t>
      </w:r>
      <w:r w:rsidR="00BD4576">
        <w:rPr>
          <w:rFonts w:ascii="Times New Roman" w:eastAsia="Times New Roman" w:hAnsi="Times New Roman" w:cs="Times New Roman"/>
          <w:sz w:val="22"/>
          <w:szCs w:val="22"/>
        </w:rPr>
        <w:t xml:space="preserve">traditional </w:t>
      </w:r>
      <w:r w:rsidR="0067244D">
        <w:rPr>
          <w:rFonts w:ascii="Times New Roman" w:eastAsia="Times New Roman" w:hAnsi="Times New Roman" w:cs="Times New Roman"/>
          <w:sz w:val="22"/>
          <w:szCs w:val="22"/>
        </w:rPr>
        <w:t>Survey</w:t>
      </w:r>
      <w:r w:rsidR="00BD4576">
        <w:rPr>
          <w:rFonts w:ascii="Times New Roman" w:eastAsia="Times New Roman" w:hAnsi="Times New Roman" w:cs="Times New Roman"/>
          <w:sz w:val="22"/>
          <w:szCs w:val="22"/>
        </w:rPr>
        <w:t>-style</w:t>
      </w:r>
      <w:r w:rsidR="0067244D">
        <w:rPr>
          <w:rFonts w:ascii="Times New Roman" w:eastAsia="Times New Roman" w:hAnsi="Times New Roman" w:cs="Times New Roman"/>
          <w:sz w:val="22"/>
          <w:szCs w:val="22"/>
        </w:rPr>
        <w:t xml:space="preserve"> projects </w:t>
      </w:r>
      <w:r w:rsidR="00603F91">
        <w:rPr>
          <w:rFonts w:ascii="Times New Roman" w:eastAsia="Times New Roman" w:hAnsi="Times New Roman" w:cs="Times New Roman"/>
          <w:sz w:val="22"/>
          <w:szCs w:val="22"/>
        </w:rPr>
        <w:t xml:space="preserve">(e.g. </w:t>
      </w:r>
      <w:hyperlink r:id="rId17" w:history="1">
        <w:r w:rsidR="00603F91" w:rsidRPr="002776F3">
          <w:rPr>
            <w:rStyle w:val="Hyperlink"/>
            <w:rFonts w:ascii="Times New Roman" w:eastAsia="Times New Roman" w:hAnsi="Times New Roman" w:cs="Times New Roman"/>
            <w:sz w:val="22"/>
            <w:szCs w:val="22"/>
          </w:rPr>
          <w:t>www.snapshotserengeti.org)</w:t>
        </w:r>
      </w:hyperlink>
      <w:r w:rsidR="00603F91">
        <w:rPr>
          <w:rFonts w:ascii="Times New Roman" w:eastAsia="Times New Roman" w:hAnsi="Times New Roman" w:cs="Times New Roman"/>
          <w:sz w:val="22"/>
          <w:szCs w:val="22"/>
        </w:rPr>
        <w:t xml:space="preserve"> </w:t>
      </w:r>
      <w:r w:rsidR="0067244D">
        <w:rPr>
          <w:rFonts w:ascii="Times New Roman" w:eastAsia="Times New Roman" w:hAnsi="Times New Roman" w:cs="Times New Roman"/>
          <w:sz w:val="22"/>
          <w:szCs w:val="22"/>
        </w:rPr>
        <w:t>ask volunteers to differentiate fro</w:t>
      </w:r>
      <w:r w:rsidR="00BD4576">
        <w:rPr>
          <w:rFonts w:ascii="Times New Roman" w:eastAsia="Times New Roman" w:hAnsi="Times New Roman" w:cs="Times New Roman"/>
          <w:sz w:val="22"/>
          <w:szCs w:val="22"/>
        </w:rPr>
        <w:t xml:space="preserve">m </w:t>
      </w:r>
      <w:r w:rsidR="00603F91">
        <w:rPr>
          <w:rFonts w:ascii="Times New Roman" w:eastAsia="Times New Roman" w:hAnsi="Times New Roman" w:cs="Times New Roman"/>
          <w:sz w:val="22"/>
          <w:szCs w:val="22"/>
        </w:rPr>
        <w:t xml:space="preserve">more than 50 different species, so </w:t>
      </w:r>
      <w:r w:rsidR="0067244D">
        <w:rPr>
          <w:rFonts w:ascii="Times New Roman" w:eastAsia="Times New Roman" w:hAnsi="Times New Roman" w:cs="Times New Roman"/>
          <w:sz w:val="22"/>
          <w:szCs w:val="22"/>
        </w:rPr>
        <w:t xml:space="preserve">the </w:t>
      </w:r>
      <w:r w:rsidR="00C74854">
        <w:rPr>
          <w:rFonts w:ascii="Times New Roman" w:eastAsia="Times New Roman" w:hAnsi="Times New Roman" w:cs="Times New Roman"/>
          <w:sz w:val="22"/>
          <w:szCs w:val="22"/>
        </w:rPr>
        <w:t>sheer number of binary questions required to conve</w:t>
      </w:r>
      <w:r w:rsidR="00603F91">
        <w:rPr>
          <w:rFonts w:ascii="Times New Roman" w:eastAsia="Times New Roman" w:hAnsi="Times New Roman" w:cs="Times New Roman"/>
          <w:sz w:val="22"/>
          <w:szCs w:val="22"/>
        </w:rPr>
        <w:t xml:space="preserve">rt a standard survey project into an exclusively </w:t>
      </w:r>
      <w:r w:rsidR="00C74854">
        <w:rPr>
          <w:rFonts w:ascii="Times New Roman" w:eastAsia="Times New Roman" w:hAnsi="Times New Roman" w:cs="Times New Roman"/>
          <w:sz w:val="22"/>
          <w:szCs w:val="22"/>
        </w:rPr>
        <w:t xml:space="preserve">cascade filtering </w:t>
      </w:r>
      <w:r w:rsidR="00603F91">
        <w:rPr>
          <w:rFonts w:ascii="Times New Roman" w:eastAsia="Times New Roman" w:hAnsi="Times New Roman" w:cs="Times New Roman"/>
          <w:sz w:val="22"/>
          <w:szCs w:val="22"/>
        </w:rPr>
        <w:t xml:space="preserve">approach </w:t>
      </w:r>
      <w:r w:rsidR="0067244D">
        <w:rPr>
          <w:rFonts w:ascii="Times New Roman" w:eastAsia="Times New Roman" w:hAnsi="Times New Roman" w:cs="Times New Roman"/>
          <w:sz w:val="22"/>
          <w:szCs w:val="22"/>
        </w:rPr>
        <w:t>could</w:t>
      </w:r>
      <w:r w:rsidR="00C74854">
        <w:rPr>
          <w:rFonts w:ascii="Times New Roman" w:eastAsia="Times New Roman" w:hAnsi="Times New Roman" w:cs="Times New Roman"/>
          <w:sz w:val="22"/>
          <w:szCs w:val="22"/>
        </w:rPr>
        <w:t xml:space="preserve"> outweigh any increases in </w:t>
      </w:r>
      <w:commentRangeStart w:id="28"/>
      <w:commentRangeStart w:id="29"/>
      <w:r w:rsidR="00C74854">
        <w:rPr>
          <w:rFonts w:ascii="Times New Roman" w:eastAsia="Times New Roman" w:hAnsi="Times New Roman" w:cs="Times New Roman"/>
          <w:sz w:val="22"/>
          <w:szCs w:val="22"/>
        </w:rPr>
        <w:t>efficiency</w:t>
      </w:r>
      <w:commentRangeEnd w:id="28"/>
      <w:r w:rsidR="00134666">
        <w:rPr>
          <w:rStyle w:val="CommentReference"/>
        </w:rPr>
        <w:commentReference w:id="28"/>
      </w:r>
      <w:commentRangeEnd w:id="29"/>
      <w:r w:rsidR="001F1615">
        <w:rPr>
          <w:rStyle w:val="CommentReference"/>
        </w:rPr>
        <w:commentReference w:id="29"/>
      </w:r>
      <w:r w:rsidR="00C74854">
        <w:rPr>
          <w:rFonts w:ascii="Times New Roman" w:eastAsia="Times New Roman" w:hAnsi="Times New Roman" w:cs="Times New Roman"/>
          <w:sz w:val="22"/>
          <w:szCs w:val="22"/>
        </w:rPr>
        <w:t xml:space="preserve">. </w:t>
      </w:r>
    </w:p>
    <w:p w14:paraId="0106376D" w14:textId="668907F8" w:rsidR="00C74854" w:rsidRDefault="00C74854" w:rsidP="001143C0">
      <w:pPr>
        <w:rPr>
          <w:rFonts w:ascii="Times New Roman" w:eastAsia="Times New Roman" w:hAnsi="Times New Roman" w:cs="Times New Roman"/>
          <w:sz w:val="22"/>
          <w:szCs w:val="22"/>
        </w:rPr>
      </w:pPr>
    </w:p>
    <w:p w14:paraId="7F1F6578" w14:textId="5A489245" w:rsidR="005E14FC" w:rsidRDefault="00C74854" w:rsidP="001143C0">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Second, </w:t>
      </w:r>
      <w:r w:rsidR="00603F91">
        <w:rPr>
          <w:rFonts w:ascii="Times New Roman" w:eastAsia="Times New Roman" w:hAnsi="Times New Roman" w:cs="Times New Roman"/>
          <w:sz w:val="22"/>
          <w:szCs w:val="22"/>
        </w:rPr>
        <w:t xml:space="preserve">project design can impact the volunteer community </w:t>
      </w:r>
      <w:r w:rsidR="00714822">
        <w:rPr>
          <w:rFonts w:ascii="Times New Roman" w:eastAsia="Times New Roman" w:hAnsi="Times New Roman" w:cs="Times New Roman"/>
          <w:sz w:val="22"/>
          <w:szCs w:val="22"/>
        </w:rPr>
        <w:t xml:space="preserve">(e.g. </w:t>
      </w:r>
      <w:proofErr w:type="spellStart"/>
      <w:r w:rsidR="00714822">
        <w:rPr>
          <w:rFonts w:ascii="Times New Roman" w:eastAsia="Times New Roman" w:hAnsi="Times New Roman" w:cs="Times New Roman"/>
          <w:sz w:val="22"/>
          <w:szCs w:val="22"/>
        </w:rPr>
        <w:t>Spiers</w:t>
      </w:r>
      <w:proofErr w:type="spellEnd"/>
      <w:r w:rsidR="00714822">
        <w:rPr>
          <w:rFonts w:ascii="Times New Roman" w:eastAsia="Times New Roman" w:hAnsi="Times New Roman" w:cs="Times New Roman"/>
          <w:sz w:val="22"/>
          <w:szCs w:val="22"/>
        </w:rPr>
        <w:t xml:space="preserve"> &amp; </w:t>
      </w:r>
      <w:proofErr w:type="spellStart"/>
      <w:r w:rsidR="00714822">
        <w:rPr>
          <w:rFonts w:ascii="Times New Roman" w:eastAsia="Times New Roman" w:hAnsi="Times New Roman" w:cs="Times New Roman"/>
          <w:sz w:val="22"/>
          <w:szCs w:val="22"/>
        </w:rPr>
        <w:t>Lintott</w:t>
      </w:r>
      <w:proofErr w:type="spellEnd"/>
      <w:r w:rsidR="00714822">
        <w:rPr>
          <w:rFonts w:ascii="Times New Roman" w:eastAsia="Times New Roman" w:hAnsi="Times New Roman" w:cs="Times New Roman"/>
          <w:sz w:val="22"/>
          <w:szCs w:val="22"/>
        </w:rPr>
        <w:t xml:space="preserve"> in prep) and cascade filtering produced more unequal v</w:t>
      </w:r>
      <w:r w:rsidR="001143C0">
        <w:rPr>
          <w:rFonts w:ascii="Times New Roman" w:eastAsia="Times New Roman" w:hAnsi="Times New Roman" w:cs="Times New Roman"/>
          <w:sz w:val="22"/>
          <w:szCs w:val="22"/>
        </w:rPr>
        <w:t>olunteer</w:t>
      </w:r>
      <w:r w:rsidR="00180692">
        <w:rPr>
          <w:rFonts w:ascii="Times New Roman" w:eastAsia="Times New Roman" w:hAnsi="Times New Roman" w:cs="Times New Roman"/>
          <w:sz w:val="22"/>
          <w:szCs w:val="22"/>
        </w:rPr>
        <w:t xml:space="preserve"> contribution</w:t>
      </w:r>
      <w:r w:rsidR="00714822">
        <w:rPr>
          <w:rFonts w:ascii="Times New Roman" w:eastAsia="Times New Roman" w:hAnsi="Times New Roman" w:cs="Times New Roman"/>
          <w:sz w:val="22"/>
          <w:szCs w:val="22"/>
        </w:rPr>
        <w:t>s</w:t>
      </w:r>
      <w:r w:rsidR="00180692">
        <w:rPr>
          <w:rFonts w:ascii="Times New Roman" w:eastAsia="Times New Roman" w:hAnsi="Times New Roman" w:cs="Times New Roman"/>
          <w:sz w:val="22"/>
          <w:szCs w:val="22"/>
        </w:rPr>
        <w:t xml:space="preserve"> </w:t>
      </w:r>
      <w:r w:rsidR="00714822">
        <w:rPr>
          <w:rFonts w:ascii="Times New Roman" w:eastAsia="Times New Roman" w:hAnsi="Times New Roman" w:cs="Times New Roman"/>
          <w:sz w:val="22"/>
          <w:szCs w:val="22"/>
        </w:rPr>
        <w:t>than</w:t>
      </w:r>
      <w:r w:rsidR="001143C0">
        <w:rPr>
          <w:rFonts w:ascii="Times New Roman" w:eastAsia="Times New Roman" w:hAnsi="Times New Roman" w:cs="Times New Roman"/>
          <w:sz w:val="22"/>
          <w:szCs w:val="22"/>
        </w:rPr>
        <w:t xml:space="preserve"> the Survey workflow</w:t>
      </w:r>
      <w:r>
        <w:rPr>
          <w:rFonts w:ascii="Times New Roman" w:eastAsia="Times New Roman" w:hAnsi="Times New Roman" w:cs="Times New Roman"/>
          <w:sz w:val="22"/>
          <w:szCs w:val="22"/>
        </w:rPr>
        <w:t xml:space="preserve"> (Figure 5)</w:t>
      </w:r>
      <w:r w:rsidR="00714822">
        <w:rPr>
          <w:rFonts w:ascii="Times New Roman" w:eastAsia="Times New Roman" w:hAnsi="Times New Roman" w:cs="Times New Roman"/>
          <w:sz w:val="22"/>
          <w:szCs w:val="22"/>
        </w:rPr>
        <w:t>. T</w:t>
      </w:r>
      <w:r w:rsidR="001143C0">
        <w:rPr>
          <w:rFonts w:ascii="Times New Roman" w:eastAsia="Times New Roman" w:hAnsi="Times New Roman" w:cs="Times New Roman"/>
          <w:sz w:val="22"/>
          <w:szCs w:val="22"/>
        </w:rPr>
        <w:t xml:space="preserve">his was true regardless of whether or not volunteers had </w:t>
      </w:r>
      <w:r w:rsidR="0057432A">
        <w:rPr>
          <w:rFonts w:ascii="Times New Roman" w:eastAsia="Times New Roman" w:hAnsi="Times New Roman" w:cs="Times New Roman"/>
          <w:sz w:val="22"/>
          <w:szCs w:val="22"/>
        </w:rPr>
        <w:t xml:space="preserve">previously classified on </w:t>
      </w:r>
      <w:r w:rsidR="0057432A" w:rsidRPr="0057432A">
        <w:rPr>
          <w:rFonts w:ascii="Times New Roman" w:eastAsia="Times New Roman" w:hAnsi="Times New Roman" w:cs="Times New Roman"/>
          <w:i/>
          <w:sz w:val="22"/>
          <w:szCs w:val="22"/>
        </w:rPr>
        <w:t>Snapsh</w:t>
      </w:r>
      <w:r w:rsidR="001143C0" w:rsidRPr="0057432A">
        <w:rPr>
          <w:rFonts w:ascii="Times New Roman" w:eastAsia="Times New Roman" w:hAnsi="Times New Roman" w:cs="Times New Roman"/>
          <w:i/>
          <w:sz w:val="22"/>
          <w:szCs w:val="22"/>
        </w:rPr>
        <w:t>ots at Sea</w:t>
      </w:r>
      <w:r w:rsidR="001143C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suggesting</w:t>
      </w:r>
      <w:r w:rsidR="001143C0">
        <w:rPr>
          <w:rFonts w:ascii="Times New Roman" w:eastAsia="Times New Roman" w:hAnsi="Times New Roman" w:cs="Times New Roman"/>
          <w:sz w:val="22"/>
          <w:szCs w:val="22"/>
        </w:rPr>
        <w:t xml:space="preserve"> that the skew resulted from the nature of the task and </w:t>
      </w:r>
      <w:r>
        <w:rPr>
          <w:rFonts w:ascii="Times New Roman" w:eastAsia="Times New Roman" w:hAnsi="Times New Roman" w:cs="Times New Roman"/>
          <w:sz w:val="22"/>
          <w:szCs w:val="22"/>
        </w:rPr>
        <w:t xml:space="preserve">was </w:t>
      </w:r>
      <w:r w:rsidR="001143C0">
        <w:rPr>
          <w:rFonts w:ascii="Times New Roman" w:eastAsia="Times New Roman" w:hAnsi="Times New Roman" w:cs="Times New Roman"/>
          <w:sz w:val="22"/>
          <w:szCs w:val="22"/>
        </w:rPr>
        <w:t xml:space="preserve">not driven by volunteers seeking out what was familiar. </w:t>
      </w:r>
      <w:r w:rsidR="005E14FC">
        <w:rPr>
          <w:rFonts w:ascii="Times New Roman" w:eastAsia="Times New Roman" w:hAnsi="Times New Roman" w:cs="Times New Roman"/>
          <w:sz w:val="22"/>
          <w:szCs w:val="22"/>
        </w:rPr>
        <w:t xml:space="preserve">Thus, changing the workflow design has a measurable impact on the volunteer community, though levels of skew on both </w:t>
      </w:r>
      <w:r w:rsidR="005E14FC">
        <w:rPr>
          <w:rFonts w:ascii="Times New Roman" w:eastAsia="Times New Roman" w:hAnsi="Times New Roman" w:cs="Times New Roman"/>
          <w:i/>
          <w:sz w:val="22"/>
          <w:szCs w:val="22"/>
        </w:rPr>
        <w:t xml:space="preserve">Snapshots at Sea </w:t>
      </w:r>
      <w:r w:rsidR="005E14FC">
        <w:rPr>
          <w:rFonts w:ascii="Times New Roman" w:eastAsia="Times New Roman" w:hAnsi="Times New Roman" w:cs="Times New Roman"/>
          <w:sz w:val="22"/>
          <w:szCs w:val="22"/>
        </w:rPr>
        <w:t>workflows were</w:t>
      </w:r>
      <w:r w:rsidR="005E14FC" w:rsidRPr="008E3A8C">
        <w:rPr>
          <w:rFonts w:ascii="Times New Roman" w:eastAsia="Times New Roman" w:hAnsi="Times New Roman" w:cs="Times New Roman"/>
          <w:sz w:val="22"/>
          <w:szCs w:val="22"/>
        </w:rPr>
        <w:t xml:space="preserve"> well within the </w:t>
      </w:r>
      <w:r w:rsidR="005E14FC">
        <w:rPr>
          <w:rFonts w:ascii="Times New Roman" w:eastAsia="Times New Roman" w:hAnsi="Times New Roman" w:cs="Times New Roman"/>
          <w:sz w:val="22"/>
          <w:szCs w:val="22"/>
        </w:rPr>
        <w:t>bounds</w:t>
      </w:r>
      <w:r w:rsidR="005E14FC" w:rsidRPr="008E3A8C">
        <w:rPr>
          <w:rFonts w:ascii="Times New Roman" w:eastAsia="Times New Roman" w:hAnsi="Times New Roman" w:cs="Times New Roman"/>
          <w:sz w:val="22"/>
          <w:szCs w:val="22"/>
        </w:rPr>
        <w:t xml:space="preserve"> of other successful Zooniverse projects</w:t>
      </w:r>
      <w:r w:rsidR="005E14FC">
        <w:rPr>
          <w:rFonts w:ascii="Times New Roman" w:eastAsia="Times New Roman" w:hAnsi="Times New Roman" w:cs="Times New Roman"/>
          <w:sz w:val="22"/>
          <w:szCs w:val="22"/>
        </w:rPr>
        <w:t>, which range from 0.7 - 0.9 (</w:t>
      </w:r>
      <w:r w:rsidR="005E14FC" w:rsidRPr="008E3A8C">
        <w:rPr>
          <w:rFonts w:ascii="Times New Roman" w:eastAsia="Times New Roman" w:hAnsi="Times New Roman" w:cs="Times New Roman"/>
          <w:sz w:val="22"/>
          <w:szCs w:val="22"/>
        </w:rPr>
        <w:t xml:space="preserve">Cox et al. </w:t>
      </w:r>
      <w:r w:rsidR="005E14FC">
        <w:rPr>
          <w:rFonts w:ascii="Times New Roman" w:eastAsia="Times New Roman" w:hAnsi="Times New Roman" w:cs="Times New Roman"/>
          <w:sz w:val="22"/>
          <w:szCs w:val="22"/>
        </w:rPr>
        <w:t xml:space="preserve">2015, </w:t>
      </w:r>
      <w:proofErr w:type="spellStart"/>
      <w:r w:rsidR="005E14FC" w:rsidRPr="008E3A8C">
        <w:rPr>
          <w:rFonts w:ascii="Times New Roman" w:eastAsia="Times New Roman" w:hAnsi="Times New Roman" w:cs="Times New Roman"/>
          <w:sz w:val="22"/>
          <w:szCs w:val="22"/>
        </w:rPr>
        <w:t>Spiers</w:t>
      </w:r>
      <w:proofErr w:type="spellEnd"/>
      <w:r w:rsidR="005E14FC" w:rsidRPr="008E3A8C">
        <w:rPr>
          <w:rFonts w:ascii="Times New Roman" w:eastAsia="Times New Roman" w:hAnsi="Times New Roman" w:cs="Times New Roman"/>
          <w:sz w:val="22"/>
          <w:szCs w:val="22"/>
        </w:rPr>
        <w:t xml:space="preserve"> </w:t>
      </w:r>
      <w:r w:rsidR="005E14FC">
        <w:rPr>
          <w:rFonts w:ascii="Times New Roman" w:eastAsia="Times New Roman" w:hAnsi="Times New Roman" w:cs="Times New Roman"/>
          <w:sz w:val="22"/>
          <w:szCs w:val="22"/>
        </w:rPr>
        <w:t xml:space="preserve">&amp; </w:t>
      </w:r>
      <w:proofErr w:type="spellStart"/>
      <w:r w:rsidR="005E14FC">
        <w:rPr>
          <w:rFonts w:ascii="Times New Roman" w:eastAsia="Times New Roman" w:hAnsi="Times New Roman" w:cs="Times New Roman"/>
          <w:sz w:val="22"/>
          <w:szCs w:val="22"/>
        </w:rPr>
        <w:t>Lintott</w:t>
      </w:r>
      <w:proofErr w:type="spellEnd"/>
      <w:r w:rsidR="005E14FC">
        <w:rPr>
          <w:rFonts w:ascii="Times New Roman" w:eastAsia="Times New Roman" w:hAnsi="Times New Roman" w:cs="Times New Roman"/>
          <w:sz w:val="22"/>
          <w:szCs w:val="22"/>
        </w:rPr>
        <w:t xml:space="preserve"> in prep</w:t>
      </w:r>
      <w:r w:rsidR="005E14FC" w:rsidRPr="008E3A8C">
        <w:rPr>
          <w:rFonts w:ascii="Times New Roman" w:eastAsia="Times New Roman" w:hAnsi="Times New Roman" w:cs="Times New Roman"/>
          <w:sz w:val="22"/>
          <w:szCs w:val="22"/>
        </w:rPr>
        <w:t>)</w:t>
      </w:r>
      <w:r w:rsidR="005E14FC">
        <w:rPr>
          <w:rFonts w:ascii="Times New Roman" w:eastAsia="Times New Roman" w:hAnsi="Times New Roman" w:cs="Times New Roman"/>
          <w:sz w:val="22"/>
          <w:szCs w:val="22"/>
        </w:rPr>
        <w:t>.</w:t>
      </w:r>
    </w:p>
    <w:p w14:paraId="65F18AEC" w14:textId="77777777" w:rsidR="005E14FC" w:rsidRDefault="005E14FC" w:rsidP="001143C0">
      <w:pPr>
        <w:rPr>
          <w:rFonts w:ascii="Times New Roman" w:eastAsia="Times New Roman" w:hAnsi="Times New Roman" w:cs="Times New Roman"/>
          <w:sz w:val="22"/>
          <w:szCs w:val="22"/>
        </w:rPr>
      </w:pPr>
    </w:p>
    <w:p w14:paraId="551DA541" w14:textId="1DF69DA1" w:rsidR="00603F91" w:rsidRPr="00CC52CF" w:rsidRDefault="00134666" w:rsidP="00603F91">
      <w:pPr>
        <w:rPr>
          <w:rFonts w:ascii="Times New Roman" w:eastAsia="Times New Roman" w:hAnsi="Times New Roman" w:cs="Times New Roman"/>
          <w:sz w:val="22"/>
          <w:szCs w:val="22"/>
        </w:rPr>
      </w:pPr>
      <w:r>
        <w:rPr>
          <w:rFonts w:ascii="Times New Roman" w:eastAsia="Times New Roman" w:hAnsi="Times New Roman" w:cs="Times New Roman"/>
          <w:sz w:val="22"/>
          <w:szCs w:val="22"/>
        </w:rPr>
        <w:t>We should also note, that</w:t>
      </w:r>
      <w:r w:rsidR="00F86523">
        <w:rPr>
          <w:rFonts w:ascii="Times New Roman" w:eastAsia="Times New Roman" w:hAnsi="Times New Roman" w:cs="Times New Roman"/>
          <w:sz w:val="22"/>
          <w:szCs w:val="22"/>
        </w:rPr>
        <w:t xml:space="preserve"> w</w:t>
      </w:r>
      <w:r w:rsidR="005E14FC">
        <w:rPr>
          <w:rFonts w:ascii="Times New Roman" w:eastAsia="Times New Roman" w:hAnsi="Times New Roman" w:cs="Times New Roman"/>
          <w:sz w:val="22"/>
          <w:szCs w:val="22"/>
        </w:rPr>
        <w:t xml:space="preserve">hile </w:t>
      </w:r>
      <w:r>
        <w:rPr>
          <w:rFonts w:ascii="Times New Roman" w:eastAsia="Times New Roman" w:hAnsi="Times New Roman" w:cs="Times New Roman"/>
          <w:sz w:val="22"/>
          <w:szCs w:val="22"/>
        </w:rPr>
        <w:t xml:space="preserve">it seems obvious that a </w:t>
      </w:r>
      <w:r w:rsidR="008D7F99">
        <w:rPr>
          <w:rFonts w:ascii="Times New Roman" w:eastAsia="Times New Roman" w:hAnsi="Times New Roman" w:cs="Times New Roman"/>
          <w:sz w:val="22"/>
          <w:szCs w:val="22"/>
        </w:rPr>
        <w:t>citizen science project</w:t>
      </w:r>
      <w:r>
        <w:rPr>
          <w:rFonts w:ascii="Times New Roman" w:eastAsia="Times New Roman" w:hAnsi="Times New Roman" w:cs="Times New Roman"/>
          <w:sz w:val="22"/>
          <w:szCs w:val="22"/>
        </w:rPr>
        <w:t xml:space="preserve"> aim</w:t>
      </w:r>
      <w:r w:rsidR="00F57042">
        <w:rPr>
          <w:rFonts w:ascii="Times New Roman" w:eastAsia="Times New Roman" w:hAnsi="Times New Roman" w:cs="Times New Roman"/>
          <w:sz w:val="22"/>
          <w:szCs w:val="22"/>
        </w:rPr>
        <w:t>ed</w:t>
      </w:r>
      <w:r>
        <w:rPr>
          <w:rFonts w:ascii="Times New Roman" w:eastAsia="Times New Roman" w:hAnsi="Times New Roman" w:cs="Times New Roman"/>
          <w:sz w:val="22"/>
          <w:szCs w:val="22"/>
        </w:rPr>
        <w:t xml:space="preserve"> at engagement should</w:t>
      </w:r>
      <w:r w:rsidR="00F86523">
        <w:rPr>
          <w:rFonts w:ascii="Times New Roman" w:eastAsia="Times New Roman" w:hAnsi="Times New Roman" w:cs="Times New Roman"/>
          <w:sz w:val="22"/>
          <w:szCs w:val="22"/>
        </w:rPr>
        <w:t xml:space="preserve"> </w:t>
      </w:r>
      <w:r w:rsidR="008D7F99">
        <w:rPr>
          <w:rFonts w:ascii="Times New Roman" w:eastAsia="Times New Roman" w:hAnsi="Times New Roman" w:cs="Times New Roman"/>
          <w:sz w:val="22"/>
          <w:szCs w:val="22"/>
        </w:rPr>
        <w:t xml:space="preserve">seek to minimize inequality (CITE?), </w:t>
      </w:r>
      <w:r w:rsidR="005E14FC">
        <w:rPr>
          <w:rFonts w:ascii="Times New Roman" w:eastAsia="Times New Roman" w:hAnsi="Times New Roman" w:cs="Times New Roman"/>
          <w:sz w:val="22"/>
          <w:szCs w:val="22"/>
        </w:rPr>
        <w:t xml:space="preserve">such skew is not </w:t>
      </w:r>
      <w:r w:rsidR="005F2198">
        <w:rPr>
          <w:rFonts w:ascii="Times New Roman" w:eastAsia="Times New Roman" w:hAnsi="Times New Roman" w:cs="Times New Roman"/>
          <w:sz w:val="22"/>
          <w:szCs w:val="22"/>
        </w:rPr>
        <w:t>intrinsically</w:t>
      </w:r>
      <w:r w:rsidR="005E14FC">
        <w:rPr>
          <w:rFonts w:ascii="Times New Roman" w:eastAsia="Times New Roman" w:hAnsi="Times New Roman" w:cs="Times New Roman"/>
          <w:sz w:val="22"/>
          <w:szCs w:val="22"/>
        </w:rPr>
        <w:t xml:space="preserve"> </w:t>
      </w:r>
      <w:r w:rsidR="005F2198">
        <w:rPr>
          <w:rFonts w:ascii="Times New Roman" w:eastAsia="Times New Roman" w:hAnsi="Times New Roman" w:cs="Times New Roman"/>
          <w:sz w:val="22"/>
          <w:szCs w:val="22"/>
        </w:rPr>
        <w:t>bad</w:t>
      </w:r>
      <w:r w:rsidR="005E14FC">
        <w:rPr>
          <w:rFonts w:ascii="Times New Roman" w:eastAsia="Times New Roman" w:hAnsi="Times New Roman" w:cs="Times New Roman"/>
          <w:sz w:val="22"/>
          <w:szCs w:val="22"/>
        </w:rPr>
        <w:t xml:space="preserve">. </w:t>
      </w:r>
      <w:r w:rsidR="0035610D">
        <w:rPr>
          <w:rFonts w:ascii="Times New Roman" w:eastAsia="Times New Roman" w:hAnsi="Times New Roman" w:cs="Times New Roman"/>
          <w:sz w:val="22"/>
          <w:szCs w:val="22"/>
        </w:rPr>
        <w:t xml:space="preserve">Examining the underlying volunteer contributions </w:t>
      </w:r>
      <w:r w:rsidR="00F86523">
        <w:rPr>
          <w:rFonts w:ascii="Times New Roman" w:eastAsia="Times New Roman" w:hAnsi="Times New Roman" w:cs="Times New Roman"/>
          <w:sz w:val="22"/>
          <w:szCs w:val="22"/>
        </w:rPr>
        <w:t xml:space="preserve">(Figure 5b) </w:t>
      </w:r>
      <w:r w:rsidR="0035610D">
        <w:rPr>
          <w:rFonts w:ascii="Times New Roman" w:eastAsia="Times New Roman" w:hAnsi="Times New Roman" w:cs="Times New Roman"/>
          <w:sz w:val="22"/>
          <w:szCs w:val="22"/>
        </w:rPr>
        <w:t>reveals that this</w:t>
      </w:r>
      <w:r w:rsidR="008E3A8C">
        <w:rPr>
          <w:rFonts w:ascii="Times New Roman" w:eastAsia="Times New Roman" w:hAnsi="Times New Roman" w:cs="Times New Roman"/>
          <w:sz w:val="22"/>
          <w:szCs w:val="22"/>
        </w:rPr>
        <w:t xml:space="preserve"> inequality </w:t>
      </w:r>
      <w:r w:rsidR="0035610D">
        <w:rPr>
          <w:rFonts w:ascii="Times New Roman" w:eastAsia="Times New Roman" w:hAnsi="Times New Roman" w:cs="Times New Roman"/>
          <w:sz w:val="22"/>
          <w:szCs w:val="22"/>
        </w:rPr>
        <w:t>appears</w:t>
      </w:r>
      <w:r w:rsidR="008E3A8C">
        <w:rPr>
          <w:rFonts w:ascii="Times New Roman" w:eastAsia="Times New Roman" w:hAnsi="Times New Roman" w:cs="Times New Roman"/>
          <w:sz w:val="22"/>
          <w:szCs w:val="22"/>
        </w:rPr>
        <w:t xml:space="preserve"> driven more by an </w:t>
      </w:r>
      <w:r w:rsidR="008E3A8C">
        <w:rPr>
          <w:rFonts w:ascii="Times New Roman" w:eastAsia="Times New Roman" w:hAnsi="Times New Roman" w:cs="Times New Roman"/>
          <w:sz w:val="22"/>
          <w:szCs w:val="22"/>
        </w:rPr>
        <w:lastRenderedPageBreak/>
        <w:t xml:space="preserve">increase in </w:t>
      </w:r>
      <w:r w:rsidR="00BA271C">
        <w:rPr>
          <w:rFonts w:ascii="Times New Roman" w:eastAsia="Times New Roman" w:hAnsi="Times New Roman" w:cs="Times New Roman"/>
          <w:sz w:val="22"/>
          <w:szCs w:val="22"/>
        </w:rPr>
        <w:t>“</w:t>
      </w:r>
      <w:r w:rsidR="008E3A8C">
        <w:rPr>
          <w:rFonts w:ascii="Times New Roman" w:eastAsia="Times New Roman" w:hAnsi="Times New Roman" w:cs="Times New Roman"/>
          <w:sz w:val="22"/>
          <w:szCs w:val="22"/>
        </w:rPr>
        <w:t>super</w:t>
      </w:r>
      <w:r w:rsidR="00BA271C">
        <w:rPr>
          <w:rFonts w:ascii="Times New Roman" w:eastAsia="Times New Roman" w:hAnsi="Times New Roman" w:cs="Times New Roman"/>
          <w:sz w:val="22"/>
          <w:szCs w:val="22"/>
        </w:rPr>
        <w:t xml:space="preserve"> </w:t>
      </w:r>
      <w:r w:rsidR="008E3A8C">
        <w:rPr>
          <w:rFonts w:ascii="Times New Roman" w:eastAsia="Times New Roman" w:hAnsi="Times New Roman" w:cs="Times New Roman"/>
          <w:sz w:val="22"/>
          <w:szCs w:val="22"/>
        </w:rPr>
        <w:t>users</w:t>
      </w:r>
      <w:r w:rsidR="00BA271C">
        <w:rPr>
          <w:rFonts w:ascii="Times New Roman" w:eastAsia="Times New Roman" w:hAnsi="Times New Roman" w:cs="Times New Roman"/>
          <w:sz w:val="22"/>
          <w:szCs w:val="22"/>
        </w:rPr>
        <w:t>” (who contribute many classifications)</w:t>
      </w:r>
      <w:r w:rsidR="008E3A8C">
        <w:rPr>
          <w:rFonts w:ascii="Times New Roman" w:eastAsia="Times New Roman" w:hAnsi="Times New Roman" w:cs="Times New Roman"/>
          <w:sz w:val="22"/>
          <w:szCs w:val="22"/>
        </w:rPr>
        <w:t xml:space="preserve"> than an increase in </w:t>
      </w:r>
      <w:r w:rsidR="00BA271C">
        <w:rPr>
          <w:rFonts w:ascii="Times New Roman" w:eastAsia="Times New Roman" w:hAnsi="Times New Roman" w:cs="Times New Roman"/>
          <w:sz w:val="22"/>
          <w:szCs w:val="22"/>
        </w:rPr>
        <w:t>“</w:t>
      </w:r>
      <w:r w:rsidR="008E3A8C">
        <w:rPr>
          <w:rFonts w:ascii="Times New Roman" w:eastAsia="Times New Roman" w:hAnsi="Times New Roman" w:cs="Times New Roman"/>
          <w:sz w:val="22"/>
          <w:szCs w:val="22"/>
        </w:rPr>
        <w:t>visitors</w:t>
      </w:r>
      <w:r w:rsidR="00BA271C">
        <w:rPr>
          <w:rFonts w:ascii="Times New Roman" w:eastAsia="Times New Roman" w:hAnsi="Times New Roman" w:cs="Times New Roman"/>
          <w:sz w:val="22"/>
          <w:szCs w:val="22"/>
        </w:rPr>
        <w:t>” (who contribute very few)</w:t>
      </w:r>
      <w:r w:rsidR="00126E1C">
        <w:rPr>
          <w:rFonts w:ascii="Times New Roman" w:eastAsia="Times New Roman" w:hAnsi="Times New Roman" w:cs="Times New Roman"/>
          <w:sz w:val="22"/>
          <w:szCs w:val="22"/>
        </w:rPr>
        <w:t xml:space="preserve">. </w:t>
      </w:r>
      <w:r w:rsidR="00603F91" w:rsidRPr="0035610D">
        <w:rPr>
          <w:rFonts w:ascii="Times New Roman" w:eastAsia="Times New Roman" w:hAnsi="Times New Roman" w:cs="Times New Roman"/>
          <w:sz w:val="22"/>
          <w:szCs w:val="22"/>
        </w:rPr>
        <w:t>In</w:t>
      </w:r>
      <w:r w:rsidR="00603F91">
        <w:rPr>
          <w:rFonts w:ascii="Times New Roman" w:eastAsia="Times New Roman" w:hAnsi="Times New Roman" w:cs="Times New Roman"/>
          <w:sz w:val="22"/>
          <w:szCs w:val="22"/>
        </w:rPr>
        <w:t xml:space="preserve"> general, increasing the amount of time that volunteers participate on projects leads to a variety of benefits</w:t>
      </w:r>
      <w:r w:rsidR="009F67AE">
        <w:rPr>
          <w:rFonts w:ascii="Times New Roman" w:eastAsia="Times New Roman" w:hAnsi="Times New Roman" w:cs="Times New Roman"/>
          <w:sz w:val="22"/>
          <w:szCs w:val="22"/>
        </w:rPr>
        <w:t xml:space="preserve">. For example, </w:t>
      </w:r>
      <w:r w:rsidR="00A6453D">
        <w:rPr>
          <w:rFonts w:ascii="Times New Roman" w:eastAsia="Times New Roman" w:hAnsi="Times New Roman" w:cs="Times New Roman"/>
          <w:sz w:val="22"/>
          <w:szCs w:val="22"/>
        </w:rPr>
        <w:t>v</w:t>
      </w:r>
      <w:r w:rsidR="00F67096">
        <w:rPr>
          <w:rFonts w:ascii="Times New Roman" w:eastAsia="Times New Roman" w:hAnsi="Times New Roman" w:cs="Times New Roman"/>
          <w:sz w:val="22"/>
          <w:szCs w:val="22"/>
        </w:rPr>
        <w:t>olunteer accuracy</w:t>
      </w:r>
      <w:r>
        <w:rPr>
          <w:rFonts w:ascii="Times New Roman" w:eastAsia="Times New Roman" w:hAnsi="Times New Roman" w:cs="Times New Roman"/>
          <w:sz w:val="22"/>
          <w:szCs w:val="22"/>
        </w:rPr>
        <w:t xml:space="preserve"> in well-designed projects</w:t>
      </w:r>
      <w:r w:rsidR="00F67096">
        <w:rPr>
          <w:rFonts w:ascii="Times New Roman" w:eastAsia="Times New Roman" w:hAnsi="Times New Roman" w:cs="Times New Roman"/>
          <w:sz w:val="22"/>
          <w:szCs w:val="22"/>
        </w:rPr>
        <w:t xml:space="preserve"> tends to correlate with </w:t>
      </w:r>
      <w:r w:rsidR="00A6453D">
        <w:rPr>
          <w:rFonts w:ascii="Times New Roman" w:eastAsia="Times New Roman" w:hAnsi="Times New Roman" w:cs="Times New Roman"/>
          <w:sz w:val="22"/>
          <w:szCs w:val="22"/>
        </w:rPr>
        <w:t>the number of classifications (</w:t>
      </w:r>
      <w:r w:rsidR="009F67AE">
        <w:rPr>
          <w:rFonts w:ascii="Times New Roman" w:eastAsia="Times New Roman" w:hAnsi="Times New Roman" w:cs="Times New Roman"/>
          <w:sz w:val="22"/>
          <w:szCs w:val="22"/>
        </w:rPr>
        <w:t xml:space="preserve">e.g. </w:t>
      </w:r>
      <w:proofErr w:type="spellStart"/>
      <w:r w:rsidR="00A6453D">
        <w:rPr>
          <w:rFonts w:ascii="Times New Roman" w:eastAsia="Times New Roman" w:hAnsi="Times New Roman" w:cs="Times New Roman"/>
          <w:sz w:val="22"/>
          <w:szCs w:val="22"/>
        </w:rPr>
        <w:t>SpaceWarps</w:t>
      </w:r>
      <w:proofErr w:type="spellEnd"/>
      <w:r w:rsidR="00A6453D">
        <w:rPr>
          <w:rFonts w:ascii="Times New Roman" w:eastAsia="Times New Roman" w:hAnsi="Times New Roman" w:cs="Times New Roman"/>
          <w:sz w:val="22"/>
          <w:szCs w:val="22"/>
        </w:rPr>
        <w:t>, Marshall et al. 2015</w:t>
      </w:r>
      <w:r w:rsidR="009F67AE">
        <w:rPr>
          <w:rFonts w:ascii="Times New Roman" w:eastAsia="Times New Roman" w:hAnsi="Times New Roman" w:cs="Times New Roman"/>
          <w:sz w:val="22"/>
          <w:szCs w:val="22"/>
        </w:rPr>
        <w:t xml:space="preserve">; </w:t>
      </w:r>
      <w:r w:rsidR="00A6453D">
        <w:rPr>
          <w:rFonts w:ascii="Times New Roman" w:eastAsia="Times New Roman" w:hAnsi="Times New Roman" w:cs="Times New Roman"/>
          <w:sz w:val="22"/>
          <w:szCs w:val="22"/>
        </w:rPr>
        <w:t>Snapshot Serengeti, Swanson et al. 2016)</w:t>
      </w:r>
      <w:r w:rsidR="0077087C">
        <w:rPr>
          <w:rFonts w:ascii="Times New Roman" w:eastAsia="Times New Roman" w:hAnsi="Times New Roman" w:cs="Times New Roman"/>
          <w:sz w:val="22"/>
          <w:szCs w:val="22"/>
        </w:rPr>
        <w:t>. I</w:t>
      </w:r>
      <w:r w:rsidR="00603F91">
        <w:rPr>
          <w:rFonts w:ascii="Times New Roman" w:eastAsia="Times New Roman" w:hAnsi="Times New Roman" w:cs="Times New Roman"/>
          <w:sz w:val="22"/>
          <w:szCs w:val="22"/>
        </w:rPr>
        <w:t>ncreased participation</w:t>
      </w:r>
      <w:r w:rsidR="0077087C">
        <w:rPr>
          <w:rFonts w:ascii="Times New Roman" w:eastAsia="Times New Roman" w:hAnsi="Times New Roman" w:cs="Times New Roman"/>
          <w:sz w:val="22"/>
          <w:szCs w:val="22"/>
        </w:rPr>
        <w:t xml:space="preserve"> also</w:t>
      </w:r>
      <w:r w:rsidR="00603F91">
        <w:rPr>
          <w:rFonts w:ascii="Times New Roman" w:eastAsia="Times New Roman" w:hAnsi="Times New Roman" w:cs="Times New Roman"/>
          <w:sz w:val="22"/>
          <w:szCs w:val="22"/>
        </w:rPr>
        <w:t xml:space="preserve"> correlates with increased understand</w:t>
      </w:r>
      <w:r w:rsidR="00A6453D">
        <w:rPr>
          <w:rFonts w:ascii="Times New Roman" w:eastAsia="Times New Roman" w:hAnsi="Times New Roman" w:cs="Times New Roman"/>
          <w:sz w:val="22"/>
          <w:szCs w:val="22"/>
        </w:rPr>
        <w:t>ing of project-specific content, suggesting that people are actively learning about science through their participation (Masters et al. 2016)</w:t>
      </w:r>
      <w:r w:rsidR="00603F91">
        <w:rPr>
          <w:rFonts w:ascii="Times New Roman" w:eastAsia="Times New Roman" w:hAnsi="Times New Roman" w:cs="Times New Roman"/>
          <w:sz w:val="22"/>
          <w:szCs w:val="22"/>
        </w:rPr>
        <w:t xml:space="preserve">. </w:t>
      </w:r>
    </w:p>
    <w:p w14:paraId="0D9C7138" w14:textId="77777777" w:rsidR="00AC1259" w:rsidRDefault="00AC1259" w:rsidP="002F3078">
      <w:pPr>
        <w:rPr>
          <w:rFonts w:ascii="Times New Roman" w:eastAsia="Times New Roman" w:hAnsi="Times New Roman" w:cs="Times New Roman"/>
          <w:sz w:val="22"/>
          <w:szCs w:val="22"/>
        </w:rPr>
      </w:pPr>
    </w:p>
    <w:p w14:paraId="13B387E5" w14:textId="2270AACD" w:rsidR="009F67AE" w:rsidRPr="00CC52CF" w:rsidRDefault="00603F91" w:rsidP="009F67A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Third, </w:t>
      </w:r>
      <w:r w:rsidR="002F3078">
        <w:rPr>
          <w:rFonts w:ascii="Times New Roman" w:eastAsia="Times New Roman" w:hAnsi="Times New Roman" w:cs="Times New Roman"/>
          <w:sz w:val="22"/>
          <w:szCs w:val="22"/>
        </w:rPr>
        <w:t xml:space="preserve">volunteers show clearly divergent preferences for </w:t>
      </w:r>
      <w:r>
        <w:rPr>
          <w:rFonts w:ascii="Times New Roman" w:eastAsia="Times New Roman" w:hAnsi="Times New Roman" w:cs="Times New Roman"/>
          <w:sz w:val="22"/>
          <w:szCs w:val="22"/>
        </w:rPr>
        <w:t xml:space="preserve">different </w:t>
      </w:r>
      <w:r w:rsidR="002F3078">
        <w:rPr>
          <w:rFonts w:ascii="Times New Roman" w:eastAsia="Times New Roman" w:hAnsi="Times New Roman" w:cs="Times New Roman"/>
          <w:sz w:val="22"/>
          <w:szCs w:val="22"/>
        </w:rPr>
        <w:t xml:space="preserve">styles of contribution. The follow-up survey </w:t>
      </w:r>
      <w:r w:rsidR="00053E17">
        <w:rPr>
          <w:rFonts w:ascii="Times New Roman" w:eastAsia="Times New Roman" w:hAnsi="Times New Roman" w:cs="Times New Roman"/>
          <w:sz w:val="22"/>
          <w:szCs w:val="22"/>
        </w:rPr>
        <w:t>revealed that the 40% of volunteers who preferred the Yes/No tasks did so mostly because the questions were quick</w:t>
      </w:r>
      <w:r w:rsidR="00A6453D">
        <w:rPr>
          <w:rFonts w:ascii="Times New Roman" w:eastAsia="Times New Roman" w:hAnsi="Times New Roman" w:cs="Times New Roman"/>
          <w:sz w:val="22"/>
          <w:szCs w:val="22"/>
        </w:rPr>
        <w:t>, easy,</w:t>
      </w:r>
      <w:r w:rsidR="00053E17">
        <w:rPr>
          <w:rFonts w:ascii="Times New Roman" w:eastAsia="Times New Roman" w:hAnsi="Times New Roman" w:cs="Times New Roman"/>
          <w:sz w:val="22"/>
          <w:szCs w:val="22"/>
        </w:rPr>
        <w:t xml:space="preserve"> and </w:t>
      </w:r>
      <w:r w:rsidR="00A6453D">
        <w:rPr>
          <w:rFonts w:ascii="Times New Roman" w:eastAsia="Times New Roman" w:hAnsi="Times New Roman" w:cs="Times New Roman"/>
          <w:sz w:val="22"/>
          <w:szCs w:val="22"/>
        </w:rPr>
        <w:t xml:space="preserve">immediately </w:t>
      </w:r>
      <w:r w:rsidR="00053E17">
        <w:rPr>
          <w:rFonts w:ascii="Times New Roman" w:eastAsia="Times New Roman" w:hAnsi="Times New Roman" w:cs="Times New Roman"/>
          <w:sz w:val="22"/>
          <w:szCs w:val="22"/>
        </w:rPr>
        <w:t>rewarding, while the 20% of volunteers who preferred the Survey workflow did so because they were able to contribute a more robust and mea</w:t>
      </w:r>
      <w:r w:rsidR="009D6C0E">
        <w:rPr>
          <w:rFonts w:ascii="Times New Roman" w:eastAsia="Times New Roman" w:hAnsi="Times New Roman" w:cs="Times New Roman"/>
          <w:sz w:val="22"/>
          <w:szCs w:val="22"/>
        </w:rPr>
        <w:t xml:space="preserve">ningful classification. These divergent preferences were not explained by differences across age, gender, or education level (Figure 6), but </w:t>
      </w:r>
      <w:r w:rsidR="0022237E">
        <w:rPr>
          <w:rFonts w:ascii="Times New Roman" w:eastAsia="Times New Roman" w:hAnsi="Times New Roman" w:cs="Times New Roman"/>
          <w:sz w:val="22"/>
          <w:szCs w:val="22"/>
        </w:rPr>
        <w:t>do highlight</w:t>
      </w:r>
      <w:r w:rsidR="009D6C0E">
        <w:rPr>
          <w:rFonts w:ascii="Times New Roman" w:eastAsia="Times New Roman" w:hAnsi="Times New Roman" w:cs="Times New Roman"/>
          <w:sz w:val="22"/>
          <w:szCs w:val="22"/>
        </w:rPr>
        <w:t xml:space="preserve"> </w:t>
      </w:r>
      <w:r w:rsidR="0022237E">
        <w:rPr>
          <w:rFonts w:ascii="Times New Roman" w:eastAsia="Times New Roman" w:hAnsi="Times New Roman" w:cs="Times New Roman"/>
          <w:sz w:val="22"/>
          <w:szCs w:val="22"/>
        </w:rPr>
        <w:t>the diversity of preference in the volunteer community</w:t>
      </w:r>
      <w:r w:rsidR="009D6C0E">
        <w:rPr>
          <w:rFonts w:ascii="Times New Roman" w:eastAsia="Times New Roman" w:hAnsi="Times New Roman" w:cs="Times New Roman"/>
          <w:sz w:val="22"/>
          <w:szCs w:val="22"/>
        </w:rPr>
        <w:t xml:space="preserve">. </w:t>
      </w:r>
      <w:r w:rsidR="009F67AE">
        <w:rPr>
          <w:rFonts w:ascii="Times New Roman" w:eastAsia="Times New Roman" w:hAnsi="Times New Roman" w:cs="Times New Roman"/>
          <w:sz w:val="22"/>
          <w:szCs w:val="22"/>
        </w:rPr>
        <w:t>While cascade filtering may, on one hand, lower the barrier to entry by providing a simple route to engagement (</w:t>
      </w:r>
      <w:commentRangeStart w:id="30"/>
      <w:r w:rsidR="009F67AE">
        <w:rPr>
          <w:rFonts w:ascii="Times New Roman" w:eastAsia="Times New Roman" w:hAnsi="Times New Roman" w:cs="Times New Roman"/>
          <w:sz w:val="22"/>
          <w:szCs w:val="22"/>
        </w:rPr>
        <w:t>CITE</w:t>
      </w:r>
      <w:commentRangeEnd w:id="30"/>
      <w:r w:rsidR="009F67AE">
        <w:rPr>
          <w:rStyle w:val="CommentReference"/>
        </w:rPr>
        <w:commentReference w:id="30"/>
      </w:r>
      <w:r w:rsidR="009F67AE">
        <w:rPr>
          <w:rFonts w:ascii="Times New Roman" w:eastAsia="Times New Roman" w:hAnsi="Times New Roman" w:cs="Times New Roman"/>
          <w:sz w:val="22"/>
          <w:szCs w:val="22"/>
        </w:rPr>
        <w:t xml:space="preserve">), </w:t>
      </w:r>
      <w:r w:rsidR="0022237E">
        <w:rPr>
          <w:rFonts w:ascii="Times New Roman" w:eastAsia="Times New Roman" w:hAnsi="Times New Roman" w:cs="Times New Roman"/>
          <w:sz w:val="22"/>
          <w:szCs w:val="22"/>
        </w:rPr>
        <w:t xml:space="preserve">the </w:t>
      </w:r>
      <w:r w:rsidR="009F67AE">
        <w:rPr>
          <w:rFonts w:ascii="Times New Roman" w:eastAsia="Times New Roman" w:hAnsi="Times New Roman" w:cs="Times New Roman"/>
          <w:sz w:val="22"/>
          <w:szCs w:val="22"/>
        </w:rPr>
        <w:t>binary questions might not be as enriching or provide as many learning opportunities.</w:t>
      </w:r>
      <w:r w:rsidR="00651277" w:rsidRPr="00651277">
        <w:rPr>
          <w:rFonts w:ascii="Times New Roman" w:eastAsia="Times New Roman" w:hAnsi="Times New Roman" w:cs="Times New Roman"/>
          <w:sz w:val="22"/>
          <w:szCs w:val="22"/>
        </w:rPr>
        <w:t xml:space="preserve"> </w:t>
      </w:r>
      <w:r w:rsidR="00651277">
        <w:rPr>
          <w:rFonts w:ascii="Times New Roman" w:eastAsia="Times New Roman" w:hAnsi="Times New Roman" w:cs="Times New Roman"/>
          <w:sz w:val="22"/>
          <w:szCs w:val="22"/>
        </w:rPr>
        <w:t xml:space="preserve">Changing the </w:t>
      </w:r>
      <w:r w:rsidR="00651277">
        <w:rPr>
          <w:rFonts w:ascii="Times New Roman" w:eastAsia="Times New Roman" w:hAnsi="Times New Roman" w:cs="Times New Roman"/>
          <w:i/>
          <w:sz w:val="22"/>
          <w:szCs w:val="22"/>
        </w:rPr>
        <w:t>way</w:t>
      </w:r>
      <w:r w:rsidR="00651277">
        <w:rPr>
          <w:rFonts w:ascii="Times New Roman" w:eastAsia="Times New Roman" w:hAnsi="Times New Roman" w:cs="Times New Roman"/>
          <w:sz w:val="22"/>
          <w:szCs w:val="22"/>
        </w:rPr>
        <w:t xml:space="preserve"> in which volunteers spend their time on a project could change learning outcomes in unintended ways, </w:t>
      </w:r>
      <w:commentRangeStart w:id="31"/>
      <w:r w:rsidR="00651277">
        <w:rPr>
          <w:rFonts w:ascii="Times New Roman" w:eastAsia="Times New Roman" w:hAnsi="Times New Roman" w:cs="Times New Roman"/>
          <w:sz w:val="22"/>
          <w:szCs w:val="22"/>
        </w:rPr>
        <w:t>although longer-term studies would be needed to evaluate these impacts.</w:t>
      </w:r>
      <w:commentRangeEnd w:id="31"/>
      <w:r w:rsidR="00134666">
        <w:rPr>
          <w:rStyle w:val="CommentReference"/>
        </w:rPr>
        <w:commentReference w:id="31"/>
      </w:r>
    </w:p>
    <w:p w14:paraId="131C6B78" w14:textId="77777777" w:rsidR="002F3078" w:rsidRDefault="002F3078" w:rsidP="002F3078">
      <w:pPr>
        <w:contextualSpacing/>
        <w:rPr>
          <w:rFonts w:ascii="Times New Roman" w:eastAsia="Times New Roman" w:hAnsi="Times New Roman" w:cs="Times New Roman"/>
          <w:sz w:val="22"/>
          <w:szCs w:val="22"/>
        </w:rPr>
      </w:pPr>
    </w:p>
    <w:p w14:paraId="4453A61F" w14:textId="7BF5D2B0" w:rsidR="00053E17" w:rsidRDefault="00F57042" w:rsidP="002F3078">
      <w:pPr>
        <w:contextualSpacing/>
        <w:rPr>
          <w:rFonts w:ascii="Times New Roman" w:eastAsia="Times New Roman" w:hAnsi="Times New Roman" w:cs="Times New Roman"/>
          <w:sz w:val="22"/>
          <w:szCs w:val="22"/>
        </w:rPr>
      </w:pPr>
      <w:r>
        <w:rPr>
          <w:rFonts w:ascii="Times New Roman" w:eastAsia="Times New Roman" w:hAnsi="Times New Roman" w:cs="Times New Roman"/>
          <w:sz w:val="22"/>
          <w:szCs w:val="22"/>
        </w:rPr>
        <w:t>Clearly, not all citizen science projects can or should attempt to implement and exclusively cascade-filtering approach. However, i</w:t>
      </w:r>
      <w:r w:rsidR="00053E17">
        <w:rPr>
          <w:rFonts w:ascii="Times New Roman" w:eastAsia="Times New Roman" w:hAnsi="Times New Roman" w:cs="Times New Roman"/>
          <w:sz w:val="22"/>
          <w:szCs w:val="22"/>
        </w:rPr>
        <w:t xml:space="preserve">ntegrating both approaches into a project could simultaneously increase data throughput and </w:t>
      </w:r>
      <w:r w:rsidR="0022237E">
        <w:rPr>
          <w:rFonts w:ascii="Times New Roman" w:eastAsia="Times New Roman" w:hAnsi="Times New Roman" w:cs="Times New Roman"/>
          <w:sz w:val="22"/>
          <w:szCs w:val="22"/>
        </w:rPr>
        <w:t>provide multiple paths to engagement</w:t>
      </w:r>
      <w:r w:rsidR="00053E17">
        <w:rPr>
          <w:rFonts w:ascii="Times New Roman" w:eastAsia="Times New Roman" w:hAnsi="Times New Roman" w:cs="Times New Roman"/>
          <w:sz w:val="22"/>
          <w:szCs w:val="22"/>
        </w:rPr>
        <w:t>. The Zooniverse project builder (</w:t>
      </w:r>
      <w:hyperlink r:id="rId18" w:history="1">
        <w:r w:rsidR="00053E17" w:rsidRPr="002776F3">
          <w:rPr>
            <w:rStyle w:val="Hyperlink"/>
            <w:rFonts w:ascii="Times New Roman" w:eastAsia="Times New Roman" w:hAnsi="Times New Roman" w:cs="Times New Roman"/>
            <w:sz w:val="22"/>
            <w:szCs w:val="22"/>
          </w:rPr>
          <w:t>www.zooniverse.org/lab)</w:t>
        </w:r>
      </w:hyperlink>
      <w:r w:rsidR="00053E17">
        <w:rPr>
          <w:rFonts w:ascii="Times New Roman" w:eastAsia="Times New Roman" w:hAnsi="Times New Roman" w:cs="Times New Roman"/>
          <w:sz w:val="22"/>
          <w:szCs w:val="22"/>
        </w:rPr>
        <w:t xml:space="preserve"> makes it </w:t>
      </w:r>
      <w:r w:rsidR="0026570E">
        <w:rPr>
          <w:rFonts w:ascii="Times New Roman" w:eastAsia="Times New Roman" w:hAnsi="Times New Roman" w:cs="Times New Roman"/>
          <w:sz w:val="22"/>
          <w:szCs w:val="22"/>
        </w:rPr>
        <w:t>straightforward</w:t>
      </w:r>
      <w:r w:rsidR="00053E17">
        <w:rPr>
          <w:rFonts w:ascii="Times New Roman" w:eastAsia="Times New Roman" w:hAnsi="Times New Roman" w:cs="Times New Roman"/>
          <w:sz w:val="22"/>
          <w:szCs w:val="22"/>
        </w:rPr>
        <w:t xml:space="preserve"> to build multiple routes to classification for a single project. </w:t>
      </w:r>
      <w:r w:rsidR="00134666">
        <w:rPr>
          <w:rFonts w:ascii="Times New Roman" w:eastAsia="Times New Roman" w:hAnsi="Times New Roman" w:cs="Times New Roman"/>
          <w:sz w:val="22"/>
          <w:szCs w:val="22"/>
        </w:rPr>
        <w:t>S</w:t>
      </w:r>
      <w:r w:rsidR="00053E17">
        <w:rPr>
          <w:rFonts w:ascii="Times New Roman" w:eastAsia="Times New Roman" w:hAnsi="Times New Roman" w:cs="Times New Roman"/>
          <w:sz w:val="22"/>
          <w:szCs w:val="22"/>
        </w:rPr>
        <w:t xml:space="preserve">ince completing this test on </w:t>
      </w:r>
      <w:r w:rsidR="00053E17" w:rsidRPr="00241A63">
        <w:rPr>
          <w:rFonts w:ascii="Times New Roman" w:eastAsia="Times New Roman" w:hAnsi="Times New Roman" w:cs="Times New Roman"/>
          <w:i/>
          <w:sz w:val="22"/>
          <w:szCs w:val="22"/>
        </w:rPr>
        <w:t>Snapshots at Sea</w:t>
      </w:r>
      <w:r w:rsidR="00187A86">
        <w:rPr>
          <w:rFonts w:ascii="Times New Roman" w:eastAsia="Times New Roman" w:hAnsi="Times New Roman" w:cs="Times New Roman"/>
          <w:sz w:val="22"/>
          <w:szCs w:val="22"/>
        </w:rPr>
        <w:t xml:space="preserve">, </w:t>
      </w:r>
      <w:r w:rsidR="00134666">
        <w:rPr>
          <w:rFonts w:ascii="Times New Roman" w:eastAsia="Times New Roman" w:hAnsi="Times New Roman" w:cs="Times New Roman"/>
          <w:sz w:val="22"/>
          <w:szCs w:val="22"/>
        </w:rPr>
        <w:t>this strategy has been</w:t>
      </w:r>
      <w:r w:rsidR="00187A86">
        <w:rPr>
          <w:rFonts w:ascii="Times New Roman" w:eastAsia="Times New Roman" w:hAnsi="Times New Roman" w:cs="Times New Roman"/>
          <w:sz w:val="22"/>
          <w:szCs w:val="22"/>
        </w:rPr>
        <w:t xml:space="preserve"> implemented </w:t>
      </w:r>
      <w:r w:rsidR="00134666">
        <w:rPr>
          <w:rFonts w:ascii="Times New Roman" w:eastAsia="Times New Roman" w:hAnsi="Times New Roman" w:cs="Times New Roman"/>
          <w:sz w:val="22"/>
          <w:szCs w:val="22"/>
        </w:rPr>
        <w:t xml:space="preserve">via the introduction of </w:t>
      </w:r>
      <w:r w:rsidR="00187A86">
        <w:rPr>
          <w:rFonts w:ascii="Times New Roman" w:eastAsia="Times New Roman" w:hAnsi="Times New Roman" w:cs="Times New Roman"/>
          <w:sz w:val="22"/>
          <w:szCs w:val="22"/>
        </w:rPr>
        <w:t>two</w:t>
      </w:r>
      <w:r w:rsidR="001F1615">
        <w:rPr>
          <w:rFonts w:ascii="Times New Roman" w:eastAsia="Times New Roman" w:hAnsi="Times New Roman" w:cs="Times New Roman"/>
          <w:sz w:val="22"/>
          <w:szCs w:val="22"/>
        </w:rPr>
        <w:t xml:space="preserve"> binary </w:t>
      </w:r>
      <w:r w:rsidR="00134666">
        <w:rPr>
          <w:rStyle w:val="CommentReference"/>
        </w:rPr>
        <w:commentReference w:id="32"/>
      </w:r>
      <w:r w:rsidR="00187A86">
        <w:rPr>
          <w:rFonts w:ascii="Times New Roman" w:eastAsia="Times New Roman" w:hAnsi="Times New Roman" w:cs="Times New Roman"/>
          <w:sz w:val="22"/>
          <w:szCs w:val="22"/>
        </w:rPr>
        <w:t xml:space="preserve">workflows on </w:t>
      </w:r>
      <w:r w:rsidR="00651277">
        <w:rPr>
          <w:rFonts w:ascii="Times New Roman" w:eastAsia="Times New Roman" w:hAnsi="Times New Roman" w:cs="Times New Roman"/>
          <w:sz w:val="22"/>
          <w:szCs w:val="22"/>
        </w:rPr>
        <w:t xml:space="preserve">the </w:t>
      </w:r>
      <w:proofErr w:type="spellStart"/>
      <w:r w:rsidR="00053E17" w:rsidRPr="00651277">
        <w:rPr>
          <w:rFonts w:ascii="Times New Roman" w:eastAsia="Times New Roman" w:hAnsi="Times New Roman" w:cs="Times New Roman"/>
          <w:i/>
          <w:sz w:val="22"/>
          <w:szCs w:val="22"/>
        </w:rPr>
        <w:t>Panthera</w:t>
      </w:r>
      <w:proofErr w:type="spellEnd"/>
      <w:r w:rsidR="00651277">
        <w:rPr>
          <w:rFonts w:ascii="Times New Roman" w:eastAsia="Times New Roman" w:hAnsi="Times New Roman" w:cs="Times New Roman"/>
          <w:i/>
          <w:sz w:val="22"/>
          <w:szCs w:val="22"/>
        </w:rPr>
        <w:t xml:space="preserve"> </w:t>
      </w:r>
      <w:r w:rsidR="00651277">
        <w:rPr>
          <w:rFonts w:ascii="Times New Roman" w:eastAsia="Times New Roman" w:hAnsi="Times New Roman" w:cs="Times New Roman"/>
          <w:sz w:val="22"/>
          <w:szCs w:val="22"/>
        </w:rPr>
        <w:t xml:space="preserve">conservation organization’s </w:t>
      </w:r>
      <w:r w:rsidR="00053E17" w:rsidRPr="00241A63">
        <w:rPr>
          <w:rFonts w:ascii="Times New Roman" w:eastAsia="Times New Roman" w:hAnsi="Times New Roman" w:cs="Times New Roman"/>
          <w:i/>
          <w:sz w:val="22"/>
          <w:szCs w:val="22"/>
        </w:rPr>
        <w:t xml:space="preserve">Camera </w:t>
      </w:r>
      <w:proofErr w:type="spellStart"/>
      <w:r w:rsidR="00053E17" w:rsidRPr="00241A63">
        <w:rPr>
          <w:rFonts w:ascii="Times New Roman" w:eastAsia="Times New Roman" w:hAnsi="Times New Roman" w:cs="Times New Roman"/>
          <w:i/>
          <w:sz w:val="22"/>
          <w:szCs w:val="22"/>
        </w:rPr>
        <w:t>CATalogue</w:t>
      </w:r>
      <w:proofErr w:type="spellEnd"/>
      <w:r w:rsidR="00053E17">
        <w:rPr>
          <w:rFonts w:ascii="Times New Roman" w:eastAsia="Times New Roman" w:hAnsi="Times New Roman" w:cs="Times New Roman"/>
          <w:sz w:val="22"/>
          <w:szCs w:val="22"/>
        </w:rPr>
        <w:t xml:space="preserve"> project (</w:t>
      </w:r>
      <w:hyperlink r:id="rId19" w:history="1">
        <w:r w:rsidR="00053E17" w:rsidRPr="002776F3">
          <w:rPr>
            <w:rStyle w:val="Hyperlink"/>
            <w:rFonts w:ascii="Times New Roman" w:eastAsia="Times New Roman" w:hAnsi="Times New Roman" w:cs="Times New Roman"/>
            <w:sz w:val="22"/>
            <w:szCs w:val="22"/>
          </w:rPr>
          <w:t>www.cameracatalogue.org)</w:t>
        </w:r>
      </w:hyperlink>
      <w:r w:rsidR="00187A86">
        <w:rPr>
          <w:rFonts w:ascii="Times New Roman" w:eastAsia="Times New Roman" w:hAnsi="Times New Roman" w:cs="Times New Roman"/>
          <w:sz w:val="22"/>
          <w:szCs w:val="22"/>
        </w:rPr>
        <w:t xml:space="preserve">. </w:t>
      </w:r>
      <w:r w:rsidR="001531DD">
        <w:rPr>
          <w:rFonts w:ascii="Times New Roman" w:eastAsia="Times New Roman" w:hAnsi="Times New Roman" w:cs="Times New Roman"/>
          <w:sz w:val="22"/>
          <w:szCs w:val="22"/>
        </w:rPr>
        <w:t xml:space="preserve">Images are first passed through an “Empty or Not” workflow, and then to a “Vehicle or Not” workflow, before continuing on to the multi-species survey task. </w:t>
      </w:r>
      <w:r w:rsidR="00187A86">
        <w:rPr>
          <w:rFonts w:ascii="Times New Roman" w:eastAsia="Times New Roman" w:hAnsi="Times New Roman" w:cs="Times New Roman"/>
          <w:sz w:val="22"/>
          <w:szCs w:val="22"/>
        </w:rPr>
        <w:t>Images that are empty or contain only vehicles</w:t>
      </w:r>
      <w:r w:rsidR="00AB26ED">
        <w:rPr>
          <w:rFonts w:ascii="Times New Roman" w:eastAsia="Times New Roman" w:hAnsi="Times New Roman" w:cs="Times New Roman"/>
          <w:sz w:val="22"/>
          <w:szCs w:val="22"/>
        </w:rPr>
        <w:t xml:space="preserve"> </w:t>
      </w:r>
      <w:r w:rsidR="001531DD">
        <w:rPr>
          <w:rFonts w:ascii="Times New Roman" w:eastAsia="Times New Roman" w:hAnsi="Times New Roman" w:cs="Times New Roman"/>
          <w:sz w:val="22"/>
          <w:szCs w:val="22"/>
        </w:rPr>
        <w:t>represent rough</w:t>
      </w:r>
      <w:r>
        <w:rPr>
          <w:rFonts w:ascii="Times New Roman" w:eastAsia="Times New Roman" w:hAnsi="Times New Roman" w:cs="Times New Roman"/>
          <w:sz w:val="22"/>
          <w:szCs w:val="22"/>
        </w:rPr>
        <w:t>l</w:t>
      </w:r>
      <w:r w:rsidR="001531DD">
        <w:rPr>
          <w:rFonts w:ascii="Times New Roman" w:eastAsia="Times New Roman" w:hAnsi="Times New Roman" w:cs="Times New Roman"/>
          <w:sz w:val="22"/>
          <w:szCs w:val="22"/>
        </w:rPr>
        <w:t>y half</w:t>
      </w:r>
      <w:r w:rsidR="00AB26ED">
        <w:rPr>
          <w:rFonts w:ascii="Times New Roman" w:eastAsia="Times New Roman" w:hAnsi="Times New Roman" w:cs="Times New Roman"/>
          <w:sz w:val="22"/>
          <w:szCs w:val="22"/>
        </w:rPr>
        <w:t xml:space="preserve"> of </w:t>
      </w:r>
      <w:r w:rsidR="001531DD">
        <w:rPr>
          <w:rFonts w:ascii="Times New Roman" w:eastAsia="Times New Roman" w:hAnsi="Times New Roman" w:cs="Times New Roman"/>
          <w:sz w:val="22"/>
          <w:szCs w:val="22"/>
        </w:rPr>
        <w:t>the</w:t>
      </w:r>
      <w:r w:rsidR="001531DD">
        <w:rPr>
          <w:rFonts w:ascii="Times New Roman" w:eastAsia="Times New Roman" w:hAnsi="Times New Roman" w:cs="Times New Roman"/>
          <w:sz w:val="22"/>
          <w:szCs w:val="22"/>
        </w:rPr>
        <w:t xml:space="preserve"> </w:t>
      </w:r>
      <w:r w:rsidR="00651277">
        <w:rPr>
          <w:rFonts w:ascii="Times New Roman" w:eastAsia="Times New Roman" w:hAnsi="Times New Roman" w:cs="Times New Roman"/>
          <w:sz w:val="22"/>
          <w:szCs w:val="22"/>
        </w:rPr>
        <w:t>3</w:t>
      </w:r>
      <w:r w:rsidR="00AB26ED">
        <w:rPr>
          <w:rFonts w:ascii="Times New Roman" w:eastAsia="Times New Roman" w:hAnsi="Times New Roman" w:cs="Times New Roman"/>
          <w:sz w:val="22"/>
          <w:szCs w:val="22"/>
        </w:rPr>
        <w:t>0</w:t>
      </w:r>
      <w:r w:rsidR="001531DD">
        <w:rPr>
          <w:rFonts w:ascii="Times New Roman" w:eastAsia="Times New Roman" w:hAnsi="Times New Roman" w:cs="Times New Roman"/>
          <w:sz w:val="22"/>
          <w:szCs w:val="22"/>
        </w:rPr>
        <w:t>-</w:t>
      </w:r>
      <w:r w:rsidR="00AB26ED">
        <w:rPr>
          <w:rFonts w:ascii="Times New Roman" w:eastAsia="Times New Roman" w:hAnsi="Times New Roman" w:cs="Times New Roman"/>
          <w:sz w:val="22"/>
          <w:szCs w:val="22"/>
        </w:rPr>
        <w:t>million</w:t>
      </w:r>
      <w:r w:rsidR="00651277">
        <w:rPr>
          <w:rFonts w:ascii="Times New Roman" w:eastAsia="Times New Roman" w:hAnsi="Times New Roman" w:cs="Times New Roman"/>
          <w:sz w:val="22"/>
          <w:szCs w:val="22"/>
        </w:rPr>
        <w:t xml:space="preserve"> image</w:t>
      </w:r>
      <w:r w:rsidR="001531DD">
        <w:rPr>
          <w:rFonts w:ascii="Times New Roman" w:eastAsia="Times New Roman" w:hAnsi="Times New Roman" w:cs="Times New Roman"/>
          <w:sz w:val="22"/>
          <w:szCs w:val="22"/>
        </w:rPr>
        <w:t xml:space="preserve"> dataset </w:t>
      </w:r>
      <w:r w:rsidR="00651277">
        <w:rPr>
          <w:rFonts w:ascii="Times New Roman" w:eastAsia="Times New Roman" w:hAnsi="Times New Roman" w:cs="Times New Roman"/>
          <w:sz w:val="22"/>
          <w:szCs w:val="22"/>
        </w:rPr>
        <w:t xml:space="preserve">(Ross Pitman, </w:t>
      </w:r>
      <w:proofErr w:type="spellStart"/>
      <w:r w:rsidR="00651277">
        <w:rPr>
          <w:rFonts w:ascii="Times New Roman" w:eastAsia="Times New Roman" w:hAnsi="Times New Roman" w:cs="Times New Roman"/>
          <w:sz w:val="22"/>
          <w:szCs w:val="22"/>
        </w:rPr>
        <w:t>pers</w:t>
      </w:r>
      <w:proofErr w:type="spellEnd"/>
      <w:r w:rsidR="00651277">
        <w:rPr>
          <w:rFonts w:ascii="Times New Roman" w:eastAsia="Times New Roman" w:hAnsi="Times New Roman" w:cs="Times New Roman"/>
          <w:sz w:val="22"/>
          <w:szCs w:val="22"/>
        </w:rPr>
        <w:t xml:space="preserve"> </w:t>
      </w:r>
      <w:proofErr w:type="spellStart"/>
      <w:r w:rsidR="00651277">
        <w:rPr>
          <w:rFonts w:ascii="Times New Roman" w:eastAsia="Times New Roman" w:hAnsi="Times New Roman" w:cs="Times New Roman"/>
          <w:sz w:val="22"/>
          <w:szCs w:val="22"/>
        </w:rPr>
        <w:t>comm</w:t>
      </w:r>
      <w:proofErr w:type="spellEnd"/>
      <w:proofErr w:type="gramStart"/>
      <w:r w:rsidR="00651277">
        <w:rPr>
          <w:rFonts w:ascii="Times New Roman" w:eastAsia="Times New Roman" w:hAnsi="Times New Roman" w:cs="Times New Roman"/>
          <w:sz w:val="22"/>
          <w:szCs w:val="22"/>
        </w:rPr>
        <w:t>)</w:t>
      </w:r>
      <w:r w:rsidR="001531DD">
        <w:rPr>
          <w:rFonts w:ascii="Times New Roman" w:eastAsia="Times New Roman" w:hAnsi="Times New Roman" w:cs="Times New Roman"/>
          <w:sz w:val="22"/>
          <w:szCs w:val="22"/>
        </w:rPr>
        <w:t>.</w:t>
      </w:r>
      <w:bookmarkStart w:id="33" w:name="_GoBack"/>
      <w:bookmarkEnd w:id="33"/>
      <w:r w:rsidR="00187A86">
        <w:rPr>
          <w:rFonts w:ascii="Times New Roman" w:eastAsia="Times New Roman" w:hAnsi="Times New Roman" w:cs="Times New Roman"/>
          <w:sz w:val="22"/>
          <w:szCs w:val="22"/>
        </w:rPr>
        <w:t>The</w:t>
      </w:r>
      <w:proofErr w:type="gramEnd"/>
      <w:r w:rsidR="00187A86">
        <w:rPr>
          <w:rFonts w:ascii="Times New Roman" w:eastAsia="Times New Roman" w:hAnsi="Times New Roman" w:cs="Times New Roman"/>
          <w:sz w:val="22"/>
          <w:szCs w:val="22"/>
        </w:rPr>
        <w:t xml:space="preserve"> binary filtering steps are completing at </w:t>
      </w:r>
      <w:r w:rsidR="00187A86" w:rsidRPr="00F57042">
        <w:rPr>
          <w:rFonts w:ascii="Times New Roman" w:eastAsia="Times New Roman" w:hAnsi="Times New Roman" w:cs="Times New Roman"/>
          <w:sz w:val="22"/>
          <w:szCs w:val="22"/>
          <w:highlight w:val="yellow"/>
        </w:rPr>
        <w:t>X</w:t>
      </w:r>
      <w:r w:rsidR="00187A86">
        <w:rPr>
          <w:rFonts w:ascii="Times New Roman" w:eastAsia="Times New Roman" w:hAnsi="Times New Roman" w:cs="Times New Roman"/>
          <w:sz w:val="22"/>
          <w:szCs w:val="22"/>
        </w:rPr>
        <w:t xml:space="preserve"> times faster than the full survey task, potentially reducing the project’s time to completion by </w:t>
      </w:r>
      <w:r w:rsidR="00187A86" w:rsidRPr="00F57042">
        <w:rPr>
          <w:rFonts w:ascii="Times New Roman" w:eastAsia="Times New Roman" w:hAnsi="Times New Roman" w:cs="Times New Roman"/>
          <w:sz w:val="22"/>
          <w:szCs w:val="22"/>
          <w:highlight w:val="yellow"/>
        </w:rPr>
        <w:t>X</w:t>
      </w:r>
      <w:r w:rsidR="00187A86">
        <w:rPr>
          <w:rFonts w:ascii="Times New Roman" w:eastAsia="Times New Roman" w:hAnsi="Times New Roman" w:cs="Times New Roman"/>
          <w:sz w:val="22"/>
          <w:szCs w:val="22"/>
        </w:rPr>
        <w:t xml:space="preserve">%.  </w:t>
      </w:r>
    </w:p>
    <w:p w14:paraId="475C7FDB" w14:textId="77777777" w:rsidR="001A2CCF" w:rsidRDefault="001A2CCF" w:rsidP="002F3078">
      <w:pPr>
        <w:rPr>
          <w:rFonts w:ascii="Times New Roman" w:eastAsia="Times New Roman" w:hAnsi="Times New Roman" w:cs="Times New Roman"/>
          <w:sz w:val="22"/>
          <w:szCs w:val="22"/>
        </w:rPr>
      </w:pPr>
    </w:p>
    <w:p w14:paraId="0653A30B" w14:textId="65DC764E" w:rsidR="00575EC2" w:rsidRDefault="00603F91">
      <w:pPr>
        <w:rPr>
          <w:rFonts w:ascii="Times New Roman" w:eastAsia="Times New Roman" w:hAnsi="Times New Roman" w:cs="Times New Roman"/>
          <w:sz w:val="22"/>
          <w:szCs w:val="22"/>
        </w:rPr>
      </w:pPr>
      <w:r>
        <w:rPr>
          <w:rFonts w:ascii="Times New Roman" w:eastAsia="Times New Roman" w:hAnsi="Times New Roman" w:cs="Times New Roman"/>
          <w:sz w:val="22"/>
          <w:szCs w:val="22"/>
        </w:rPr>
        <w:t>While more work needs to be done to assess potential long-term impacts to the volunteer community, this study demonstrates that c</w:t>
      </w:r>
      <w:r w:rsidR="00B61562" w:rsidRPr="0042452F">
        <w:rPr>
          <w:rFonts w:ascii="Times New Roman" w:eastAsia="Times New Roman" w:hAnsi="Times New Roman" w:cs="Times New Roman"/>
          <w:sz w:val="22"/>
          <w:szCs w:val="22"/>
        </w:rPr>
        <w:t>ascade filtering provides a rapid, efficient, and accurate alternative to tradit</w:t>
      </w:r>
      <w:r>
        <w:rPr>
          <w:rFonts w:ascii="Times New Roman" w:eastAsia="Times New Roman" w:hAnsi="Times New Roman" w:cs="Times New Roman"/>
          <w:sz w:val="22"/>
          <w:szCs w:val="22"/>
        </w:rPr>
        <w:t xml:space="preserve">ional project design, and provides </w:t>
      </w:r>
      <w:r w:rsidR="00B61562" w:rsidRPr="0042452F">
        <w:rPr>
          <w:rFonts w:ascii="Times New Roman" w:eastAsia="Times New Roman" w:hAnsi="Times New Roman" w:cs="Times New Roman"/>
          <w:sz w:val="22"/>
          <w:szCs w:val="22"/>
        </w:rPr>
        <w:t xml:space="preserve">clear benefits for </w:t>
      </w:r>
      <w:r w:rsidR="00B61562">
        <w:rPr>
          <w:rFonts w:ascii="Times New Roman" w:eastAsia="Times New Roman" w:hAnsi="Times New Roman" w:cs="Times New Roman"/>
          <w:sz w:val="22"/>
          <w:szCs w:val="22"/>
        </w:rPr>
        <w:t>both</w:t>
      </w:r>
      <w:r w:rsidR="00B61562" w:rsidRPr="0042452F">
        <w:rPr>
          <w:rFonts w:ascii="Times New Roman" w:eastAsia="Times New Roman" w:hAnsi="Times New Roman" w:cs="Times New Roman"/>
          <w:sz w:val="22"/>
          <w:szCs w:val="22"/>
        </w:rPr>
        <w:t xml:space="preserve"> research </w:t>
      </w:r>
      <w:r w:rsidR="00B61562">
        <w:rPr>
          <w:rFonts w:ascii="Times New Roman" w:eastAsia="Times New Roman" w:hAnsi="Times New Roman" w:cs="Times New Roman"/>
          <w:sz w:val="22"/>
          <w:szCs w:val="22"/>
        </w:rPr>
        <w:t>teams and</w:t>
      </w:r>
      <w:r w:rsidR="00B61562" w:rsidRPr="0042452F">
        <w:rPr>
          <w:rFonts w:ascii="Times New Roman" w:eastAsia="Times New Roman" w:hAnsi="Times New Roman" w:cs="Times New Roman"/>
          <w:sz w:val="22"/>
          <w:szCs w:val="22"/>
        </w:rPr>
        <w:t xml:space="preserve"> the volunteer community</w:t>
      </w:r>
      <w:r w:rsidR="002B6748">
        <w:rPr>
          <w:rFonts w:ascii="Times New Roman" w:eastAsia="Times New Roman" w:hAnsi="Times New Roman" w:cs="Times New Roman"/>
          <w:sz w:val="22"/>
          <w:szCs w:val="22"/>
        </w:rPr>
        <w:t>.</w:t>
      </w:r>
    </w:p>
    <w:p w14:paraId="51A296D7" w14:textId="77777777" w:rsidR="00575EC2" w:rsidRDefault="00575EC2">
      <w:pPr>
        <w:rPr>
          <w:rFonts w:ascii="Times New Roman" w:eastAsia="Times New Roman" w:hAnsi="Times New Roman" w:cs="Times New Roman"/>
          <w:sz w:val="22"/>
          <w:szCs w:val="22"/>
        </w:rPr>
      </w:pPr>
    </w:p>
    <w:p w14:paraId="58896770" w14:textId="77777777" w:rsidR="00967CC7" w:rsidRDefault="00967CC7">
      <w:pPr>
        <w:rPr>
          <w:rFonts w:ascii="Times New Roman" w:eastAsia="Times New Roman" w:hAnsi="Times New Roman" w:cs="Times New Roman"/>
          <w:b/>
          <w:sz w:val="22"/>
          <w:szCs w:val="22"/>
        </w:rPr>
      </w:pPr>
    </w:p>
    <w:p w14:paraId="23C604C8" w14:textId="5D30385D" w:rsidR="00BA271C" w:rsidRDefault="00BE05F9">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br w:type="page"/>
      </w:r>
    </w:p>
    <w:p w14:paraId="053472DA" w14:textId="4843184C" w:rsidR="00007A67" w:rsidRPr="00007A67" w:rsidRDefault="00007A67" w:rsidP="00CF3F71">
      <w:pPr>
        <w:outlineLvl w:val="0"/>
        <w:rPr>
          <w:rFonts w:ascii="Times New Roman" w:eastAsia="Times New Roman" w:hAnsi="Times New Roman" w:cs="Times New Roman"/>
          <w:b/>
          <w:sz w:val="22"/>
          <w:szCs w:val="22"/>
        </w:rPr>
      </w:pPr>
      <w:r w:rsidRPr="00007A67">
        <w:rPr>
          <w:rFonts w:ascii="Times New Roman" w:eastAsia="Times New Roman" w:hAnsi="Times New Roman" w:cs="Times New Roman"/>
          <w:b/>
          <w:sz w:val="22"/>
          <w:szCs w:val="22"/>
        </w:rPr>
        <w:lastRenderedPageBreak/>
        <w:t>Tables and Figures</w:t>
      </w:r>
    </w:p>
    <w:p w14:paraId="4826C812" w14:textId="77777777" w:rsidR="00007A67" w:rsidRDefault="00007A67" w:rsidP="00007A67">
      <w:pPr>
        <w:rPr>
          <w:rFonts w:ascii="Times New Roman" w:eastAsia="Times New Roman" w:hAnsi="Times New Roman" w:cs="Times New Roman"/>
          <w:b/>
          <w:sz w:val="22"/>
          <w:szCs w:val="22"/>
        </w:rPr>
      </w:pPr>
    </w:p>
    <w:p w14:paraId="12D64132" w14:textId="1B1F4067" w:rsidR="00007A67" w:rsidRDefault="00007A67" w:rsidP="00007A67">
      <w:pPr>
        <w:rPr>
          <w:rFonts w:ascii="Times New Roman" w:eastAsia="Times New Roman" w:hAnsi="Times New Roman" w:cs="Times New Roman"/>
          <w:sz w:val="22"/>
          <w:szCs w:val="22"/>
        </w:rPr>
      </w:pPr>
      <w:r w:rsidRPr="00A24EAD">
        <w:rPr>
          <w:rFonts w:ascii="Times New Roman" w:eastAsia="Times New Roman" w:hAnsi="Times New Roman" w:cs="Times New Roman"/>
          <w:b/>
          <w:sz w:val="22"/>
          <w:szCs w:val="22"/>
        </w:rPr>
        <w:t>Figure 1:</w:t>
      </w:r>
      <w:r>
        <w:rPr>
          <w:rFonts w:ascii="Times New Roman" w:eastAsia="Times New Roman" w:hAnsi="Times New Roman" w:cs="Times New Roman"/>
          <w:sz w:val="22"/>
          <w:szCs w:val="22"/>
        </w:rPr>
        <w:t xml:space="preserve"> </w:t>
      </w:r>
      <w:r w:rsidR="007274EF">
        <w:rPr>
          <w:rFonts w:ascii="Times New Roman" w:eastAsia="Times New Roman" w:hAnsi="Times New Roman" w:cs="Times New Roman"/>
          <w:sz w:val="22"/>
          <w:szCs w:val="22"/>
        </w:rPr>
        <w:t xml:space="preserve">Growth of Zooniverse projects through time. Each point and vertical line reflect the launch of a new project. </w:t>
      </w:r>
      <w:r w:rsidR="00E92188">
        <w:rPr>
          <w:rFonts w:ascii="Times New Roman" w:eastAsia="Times New Roman" w:hAnsi="Times New Roman" w:cs="Times New Roman"/>
          <w:sz w:val="22"/>
          <w:szCs w:val="22"/>
        </w:rPr>
        <w:t>Gray and black dashed</w:t>
      </w:r>
      <w:r w:rsidR="007274EF">
        <w:rPr>
          <w:rFonts w:ascii="Times New Roman" w:eastAsia="Times New Roman" w:hAnsi="Times New Roman" w:cs="Times New Roman"/>
          <w:sz w:val="22"/>
          <w:szCs w:val="22"/>
        </w:rPr>
        <w:t xml:space="preserve"> line denotes the launch of the Zooniverse project builder platform, which enables research teams to build their own Zooniverse project without custom web development.</w:t>
      </w:r>
    </w:p>
    <w:p w14:paraId="408FC8CC" w14:textId="77777777" w:rsidR="00A24EAD" w:rsidRDefault="00A24EAD" w:rsidP="00007A67">
      <w:pPr>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val="en-GB"/>
        </w:rPr>
        <w:drawing>
          <wp:inline distT="0" distB="0" distL="0" distR="0" wp14:anchorId="7294C12D" wp14:editId="12F4CF75">
            <wp:extent cx="5727700" cy="2863850"/>
            <wp:effectExtent l="0" t="0" r="1270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mulative_proj_vlines.pdf"/>
                    <pic:cNvPicPr/>
                  </pic:nvPicPr>
                  <pic:blipFill>
                    <a:blip r:embed="rId20">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67170556" w14:textId="77777777" w:rsidR="00007A67" w:rsidRDefault="00007A67" w:rsidP="00007A67">
      <w:pPr>
        <w:rPr>
          <w:rFonts w:ascii="Times New Roman" w:eastAsia="Times New Roman" w:hAnsi="Times New Roman" w:cs="Times New Roman"/>
          <w:sz w:val="22"/>
          <w:szCs w:val="22"/>
        </w:rPr>
      </w:pPr>
    </w:p>
    <w:p w14:paraId="79349C2A" w14:textId="77777777" w:rsidR="00A24EAD" w:rsidRDefault="00A24EAD" w:rsidP="00007A67">
      <w:pPr>
        <w:rPr>
          <w:rFonts w:ascii="Times New Roman" w:eastAsia="Times New Roman" w:hAnsi="Times New Roman" w:cs="Times New Roman"/>
          <w:sz w:val="22"/>
          <w:szCs w:val="22"/>
        </w:rPr>
      </w:pPr>
    </w:p>
    <w:p w14:paraId="7257F4FC" w14:textId="77777777" w:rsidR="00A24EAD" w:rsidRDefault="00A24EAD">
      <w:pPr>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p>
    <w:p w14:paraId="335E5FF5" w14:textId="77777777" w:rsidR="00007A67" w:rsidRDefault="00007A67" w:rsidP="00CF3F71">
      <w:pPr>
        <w:outlineLvl w:val="0"/>
        <w:rPr>
          <w:rFonts w:ascii="Times New Roman" w:eastAsia="Times New Roman" w:hAnsi="Times New Roman" w:cs="Times New Roman"/>
          <w:sz w:val="22"/>
          <w:szCs w:val="22"/>
        </w:rPr>
      </w:pPr>
      <w:r w:rsidRPr="00A24EAD">
        <w:rPr>
          <w:rFonts w:ascii="Times New Roman" w:eastAsia="Times New Roman" w:hAnsi="Times New Roman" w:cs="Times New Roman"/>
          <w:b/>
          <w:sz w:val="22"/>
          <w:szCs w:val="22"/>
        </w:rPr>
        <w:lastRenderedPageBreak/>
        <w:t>Figure 2:</w:t>
      </w:r>
      <w:r w:rsidR="007274EF">
        <w:rPr>
          <w:rFonts w:ascii="Times New Roman" w:eastAsia="Times New Roman" w:hAnsi="Times New Roman" w:cs="Times New Roman"/>
          <w:sz w:val="22"/>
          <w:szCs w:val="22"/>
        </w:rPr>
        <w:t xml:space="preserve"> </w:t>
      </w:r>
      <w:r w:rsidR="007274EF" w:rsidRPr="004651F7">
        <w:rPr>
          <w:rFonts w:ascii="Times New Roman" w:eastAsia="Times New Roman" w:hAnsi="Times New Roman" w:cs="Times New Roman"/>
          <w:i/>
          <w:sz w:val="22"/>
          <w:szCs w:val="22"/>
        </w:rPr>
        <w:t>Snapshots at Sea</w:t>
      </w:r>
      <w:r w:rsidR="007274EF">
        <w:rPr>
          <w:rFonts w:ascii="Times New Roman" w:eastAsia="Times New Roman" w:hAnsi="Times New Roman" w:cs="Times New Roman"/>
          <w:sz w:val="22"/>
          <w:szCs w:val="22"/>
        </w:rPr>
        <w:t xml:space="preserve"> workflows and retirement rules.</w:t>
      </w:r>
    </w:p>
    <w:p w14:paraId="46940FF2" w14:textId="77777777" w:rsidR="00A24EAD" w:rsidRDefault="00A24EAD" w:rsidP="00007A67">
      <w:pPr>
        <w:rPr>
          <w:rFonts w:ascii="Times New Roman" w:eastAsia="Times New Roman" w:hAnsi="Times New Roman" w:cs="Times New Roman"/>
          <w:sz w:val="22"/>
          <w:szCs w:val="22"/>
        </w:rPr>
      </w:pPr>
    </w:p>
    <w:p w14:paraId="39349DDE" w14:textId="77777777" w:rsidR="00007A67" w:rsidRDefault="00A24EAD" w:rsidP="00007A67">
      <w:pPr>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val="en-GB"/>
        </w:rPr>
        <w:drawing>
          <wp:inline distT="0" distB="0" distL="0" distR="0" wp14:anchorId="23EACEAA" wp14:editId="0207130C">
            <wp:extent cx="5727700" cy="4047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2.pdf"/>
                    <pic:cNvPicPr/>
                  </pic:nvPicPr>
                  <pic:blipFill>
                    <a:blip r:embed="rId21">
                      <a:extLst>
                        <a:ext uri="{28A0092B-C50C-407E-A947-70E740481C1C}">
                          <a14:useLocalDpi xmlns:a14="http://schemas.microsoft.com/office/drawing/2010/main" val="0"/>
                        </a:ext>
                      </a:extLst>
                    </a:blip>
                    <a:stretch>
                      <a:fillRect/>
                    </a:stretch>
                  </pic:blipFill>
                  <pic:spPr>
                    <a:xfrm>
                      <a:off x="0" y="0"/>
                      <a:ext cx="5727700" cy="4047490"/>
                    </a:xfrm>
                    <a:prstGeom prst="rect">
                      <a:avLst/>
                    </a:prstGeom>
                  </pic:spPr>
                </pic:pic>
              </a:graphicData>
            </a:graphic>
          </wp:inline>
        </w:drawing>
      </w:r>
    </w:p>
    <w:p w14:paraId="32991727" w14:textId="77777777" w:rsidR="00A24EAD" w:rsidRDefault="00A24EAD" w:rsidP="00007A67">
      <w:pPr>
        <w:rPr>
          <w:rFonts w:ascii="Times New Roman" w:eastAsia="Times New Roman" w:hAnsi="Times New Roman" w:cs="Times New Roman"/>
          <w:sz w:val="22"/>
          <w:szCs w:val="22"/>
        </w:rPr>
      </w:pPr>
    </w:p>
    <w:p w14:paraId="361A1447" w14:textId="77777777" w:rsidR="00A24EAD" w:rsidRDefault="00A24EAD">
      <w:pPr>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p>
    <w:p w14:paraId="2188AADB" w14:textId="364010FB" w:rsidR="00007A67" w:rsidRDefault="00007A67" w:rsidP="00007A67">
      <w:pPr>
        <w:rPr>
          <w:rFonts w:ascii="Times New Roman" w:eastAsia="Times New Roman" w:hAnsi="Times New Roman" w:cs="Times New Roman"/>
          <w:sz w:val="22"/>
          <w:szCs w:val="22"/>
        </w:rPr>
      </w:pPr>
      <w:r w:rsidRPr="00720326">
        <w:rPr>
          <w:rFonts w:ascii="Times New Roman" w:eastAsia="Times New Roman" w:hAnsi="Times New Roman" w:cs="Times New Roman"/>
          <w:b/>
          <w:sz w:val="22"/>
          <w:szCs w:val="22"/>
        </w:rPr>
        <w:lastRenderedPageBreak/>
        <w:t xml:space="preserve">Figure 3: </w:t>
      </w:r>
      <w:r>
        <w:rPr>
          <w:rFonts w:ascii="Times New Roman" w:eastAsia="Times New Roman" w:hAnsi="Times New Roman" w:cs="Times New Roman"/>
          <w:sz w:val="22"/>
          <w:szCs w:val="22"/>
        </w:rPr>
        <w:t>Instantaneous (a) and Cumulative (b) classifications through time for each approach. Cumulative classifications are plotted as the proportion of total required to comple</w:t>
      </w:r>
      <w:r w:rsidR="00CD0676">
        <w:rPr>
          <w:rFonts w:ascii="Times New Roman" w:eastAsia="Times New Roman" w:hAnsi="Times New Roman" w:cs="Times New Roman"/>
          <w:sz w:val="22"/>
          <w:szCs w:val="22"/>
        </w:rPr>
        <w:t>te the dataset (66,320 for the S</w:t>
      </w:r>
      <w:r>
        <w:rPr>
          <w:rFonts w:ascii="Times New Roman" w:eastAsia="Times New Roman" w:hAnsi="Times New Roman" w:cs="Times New Roman"/>
          <w:sz w:val="22"/>
          <w:szCs w:val="22"/>
        </w:rPr>
        <w:t xml:space="preserve">urvey workflow and 95,195 for the </w:t>
      </w:r>
      <w:r w:rsidR="00CD0676">
        <w:rPr>
          <w:rFonts w:ascii="Times New Roman" w:eastAsia="Times New Roman" w:hAnsi="Times New Roman" w:cs="Times New Roman"/>
          <w:sz w:val="22"/>
          <w:szCs w:val="22"/>
        </w:rPr>
        <w:t>Yes/No</w:t>
      </w:r>
      <w:r>
        <w:rPr>
          <w:rFonts w:ascii="Times New Roman" w:eastAsia="Times New Roman" w:hAnsi="Times New Roman" w:cs="Times New Roman"/>
          <w:sz w:val="22"/>
          <w:szCs w:val="22"/>
        </w:rPr>
        <w:t xml:space="preserve"> workflow). Data additions are indicated in gray dashed vertical lines, newsletters in blue.</w:t>
      </w:r>
      <w:r w:rsidR="00CD0676">
        <w:rPr>
          <w:rFonts w:ascii="Times New Roman" w:eastAsia="Times New Roman" w:hAnsi="Times New Roman" w:cs="Times New Roman"/>
          <w:sz w:val="22"/>
          <w:szCs w:val="22"/>
        </w:rPr>
        <w:t xml:space="preserve"> The completed Yes/No workflow was </w:t>
      </w:r>
      <w:r w:rsidR="009B1C04">
        <w:rPr>
          <w:rFonts w:ascii="Times New Roman" w:eastAsia="Times New Roman" w:hAnsi="Times New Roman" w:cs="Times New Roman"/>
          <w:sz w:val="22"/>
          <w:szCs w:val="22"/>
        </w:rPr>
        <w:t xml:space="preserve">completed on June 27 and </w:t>
      </w:r>
      <w:r w:rsidR="00CD0676">
        <w:rPr>
          <w:rFonts w:ascii="Times New Roman" w:eastAsia="Times New Roman" w:hAnsi="Times New Roman" w:cs="Times New Roman"/>
          <w:sz w:val="22"/>
          <w:szCs w:val="22"/>
        </w:rPr>
        <w:t xml:space="preserve">de-activated </w:t>
      </w:r>
      <w:r w:rsidR="009B1C04">
        <w:rPr>
          <w:rFonts w:ascii="Times New Roman" w:eastAsia="Times New Roman" w:hAnsi="Times New Roman" w:cs="Times New Roman"/>
          <w:sz w:val="22"/>
          <w:szCs w:val="22"/>
        </w:rPr>
        <w:t>(</w:t>
      </w:r>
      <w:r w:rsidR="00E54DBB">
        <w:rPr>
          <w:rFonts w:ascii="Times New Roman" w:eastAsia="Times New Roman" w:hAnsi="Times New Roman" w:cs="Times New Roman"/>
          <w:sz w:val="22"/>
          <w:szCs w:val="22"/>
        </w:rPr>
        <w:t xml:space="preserve">i.e. </w:t>
      </w:r>
      <w:r w:rsidR="009B1C04">
        <w:rPr>
          <w:rFonts w:ascii="Times New Roman" w:eastAsia="Times New Roman" w:hAnsi="Times New Roman" w:cs="Times New Roman"/>
          <w:sz w:val="22"/>
          <w:szCs w:val="22"/>
        </w:rPr>
        <w:t xml:space="preserve">removed from the website) </w:t>
      </w:r>
      <w:r w:rsidR="00CD0676">
        <w:rPr>
          <w:rFonts w:ascii="Times New Roman" w:eastAsia="Times New Roman" w:hAnsi="Times New Roman" w:cs="Times New Roman"/>
          <w:sz w:val="22"/>
          <w:szCs w:val="22"/>
        </w:rPr>
        <w:t>on July 5.</w:t>
      </w:r>
    </w:p>
    <w:p w14:paraId="130F5CD7" w14:textId="77777777" w:rsidR="00007A67" w:rsidRDefault="00007A67" w:rsidP="00007A67">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r w:rsidR="00A24EAD">
        <w:rPr>
          <w:rFonts w:ascii="Times New Roman" w:eastAsia="Times New Roman" w:hAnsi="Times New Roman" w:cs="Times New Roman"/>
          <w:noProof/>
          <w:sz w:val="22"/>
          <w:szCs w:val="22"/>
          <w:lang w:val="en-GB"/>
        </w:rPr>
        <w:drawing>
          <wp:inline distT="0" distB="0" distL="0" distR="0" wp14:anchorId="64726B2E" wp14:editId="1C0A397D">
            <wp:extent cx="5727700" cy="2863850"/>
            <wp:effectExtent l="0" t="0" r="1270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3.pdf"/>
                    <pic:cNvPicPr/>
                  </pic:nvPicPr>
                  <pic:blipFill>
                    <a:blip r:embed="rId22">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1B065620" w14:textId="77777777" w:rsidR="00A24EAD" w:rsidRDefault="00A24EAD" w:rsidP="00007A67">
      <w:pPr>
        <w:rPr>
          <w:rFonts w:ascii="Times New Roman" w:eastAsia="Times New Roman" w:hAnsi="Times New Roman" w:cs="Times New Roman"/>
          <w:sz w:val="22"/>
          <w:szCs w:val="22"/>
        </w:rPr>
      </w:pPr>
    </w:p>
    <w:p w14:paraId="6B312659" w14:textId="77777777" w:rsidR="000139CB" w:rsidRDefault="000139CB" w:rsidP="00007A67">
      <w:pPr>
        <w:rPr>
          <w:rFonts w:ascii="Times New Roman" w:eastAsia="Times New Roman" w:hAnsi="Times New Roman" w:cs="Times New Roman"/>
          <w:b/>
          <w:sz w:val="22"/>
          <w:szCs w:val="22"/>
        </w:rPr>
      </w:pPr>
    </w:p>
    <w:p w14:paraId="1BD6BC6D" w14:textId="2C0C33EF" w:rsidR="00007A67" w:rsidRDefault="00007A67" w:rsidP="00007A67">
      <w:pPr>
        <w:rPr>
          <w:rFonts w:ascii="Times New Roman" w:eastAsia="Times New Roman" w:hAnsi="Times New Roman" w:cs="Times New Roman"/>
          <w:sz w:val="22"/>
          <w:szCs w:val="22"/>
        </w:rPr>
      </w:pPr>
      <w:r w:rsidRPr="00A24EAD">
        <w:rPr>
          <w:rFonts w:ascii="Times New Roman" w:eastAsia="Times New Roman" w:hAnsi="Times New Roman" w:cs="Times New Roman"/>
          <w:b/>
          <w:sz w:val="22"/>
          <w:szCs w:val="22"/>
        </w:rPr>
        <w:t>Figure 4:</w:t>
      </w:r>
      <w:r>
        <w:rPr>
          <w:rFonts w:ascii="Times New Roman" w:eastAsia="Times New Roman" w:hAnsi="Times New Roman" w:cs="Times New Roman"/>
          <w:sz w:val="22"/>
          <w:szCs w:val="22"/>
        </w:rPr>
        <w:t xml:space="preserve"> </w:t>
      </w:r>
      <w:r w:rsidR="00C71E1A">
        <w:rPr>
          <w:rFonts w:ascii="Times New Roman" w:eastAsia="Times New Roman" w:hAnsi="Times New Roman" w:cs="Times New Roman"/>
          <w:sz w:val="22"/>
          <w:szCs w:val="22"/>
        </w:rPr>
        <w:t xml:space="preserve">Classification duration </w:t>
      </w:r>
      <w:r w:rsidR="007F350B">
        <w:rPr>
          <w:rFonts w:ascii="Times New Roman" w:eastAsia="Times New Roman" w:hAnsi="Times New Roman" w:cs="Times New Roman"/>
          <w:sz w:val="22"/>
          <w:szCs w:val="22"/>
        </w:rPr>
        <w:t xml:space="preserve">in seconds </w:t>
      </w:r>
      <w:r w:rsidR="00C71E1A">
        <w:rPr>
          <w:rFonts w:ascii="Times New Roman" w:eastAsia="Times New Roman" w:hAnsi="Times New Roman" w:cs="Times New Roman"/>
          <w:sz w:val="22"/>
          <w:szCs w:val="22"/>
        </w:rPr>
        <w:t>(calculated as time that an image loaded into a volunteer’s browser to the time that “Done” was selected)</w:t>
      </w:r>
      <w:r>
        <w:rPr>
          <w:rFonts w:ascii="Times New Roman" w:eastAsia="Times New Roman" w:hAnsi="Times New Roman" w:cs="Times New Roman"/>
          <w:sz w:val="22"/>
          <w:szCs w:val="22"/>
        </w:rPr>
        <w:t xml:space="preserve"> for each workflow across different devices. </w:t>
      </w:r>
      <w:r w:rsidR="00C71E1A">
        <w:rPr>
          <w:rFonts w:ascii="Times New Roman" w:eastAsia="Times New Roman" w:hAnsi="Times New Roman" w:cs="Times New Roman"/>
          <w:sz w:val="22"/>
          <w:szCs w:val="22"/>
        </w:rPr>
        <w:t>Median durations given in black text above the median line; sample sizes given in gray text below the median line. Note that the Y-axis is on a Log</w:t>
      </w:r>
      <w:r w:rsidR="00C71E1A" w:rsidRPr="00C71E1A">
        <w:rPr>
          <w:rFonts w:ascii="Times New Roman" w:eastAsia="Times New Roman" w:hAnsi="Times New Roman" w:cs="Times New Roman"/>
          <w:sz w:val="22"/>
          <w:szCs w:val="22"/>
          <w:vertAlign w:val="subscript"/>
        </w:rPr>
        <w:t>10</w:t>
      </w:r>
      <w:r w:rsidR="00C71E1A">
        <w:rPr>
          <w:rFonts w:ascii="Times New Roman" w:eastAsia="Times New Roman" w:hAnsi="Times New Roman" w:cs="Times New Roman"/>
          <w:sz w:val="22"/>
          <w:szCs w:val="22"/>
        </w:rPr>
        <w:t xml:space="preserve"> scale.</w:t>
      </w:r>
    </w:p>
    <w:p w14:paraId="45674B60" w14:textId="4EB081E4" w:rsidR="001B3515" w:rsidRPr="000C6E1F" w:rsidRDefault="009E778C">
      <w:pPr>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val="en-GB"/>
        </w:rPr>
        <w:drawing>
          <wp:inline distT="0" distB="0" distL="0" distR="0" wp14:anchorId="0D315D90" wp14:editId="1063FFF1">
            <wp:extent cx="5652135" cy="3956495"/>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4_withN.png"/>
                    <pic:cNvPicPr/>
                  </pic:nvPicPr>
                  <pic:blipFill>
                    <a:blip r:embed="rId23">
                      <a:extLst>
                        <a:ext uri="{28A0092B-C50C-407E-A947-70E740481C1C}">
                          <a14:useLocalDpi xmlns:a14="http://schemas.microsoft.com/office/drawing/2010/main" val="0"/>
                        </a:ext>
                      </a:extLst>
                    </a:blip>
                    <a:stretch>
                      <a:fillRect/>
                    </a:stretch>
                  </pic:blipFill>
                  <pic:spPr>
                    <a:xfrm>
                      <a:off x="0" y="0"/>
                      <a:ext cx="5671484" cy="3970040"/>
                    </a:xfrm>
                    <a:prstGeom prst="rect">
                      <a:avLst/>
                    </a:prstGeom>
                  </pic:spPr>
                </pic:pic>
              </a:graphicData>
            </a:graphic>
          </wp:inline>
        </w:drawing>
      </w:r>
    </w:p>
    <w:p w14:paraId="6E4BB512" w14:textId="26C38A54" w:rsidR="00580B26" w:rsidRDefault="00007A67">
      <w:pPr>
        <w:rPr>
          <w:rFonts w:ascii="Times New Roman" w:eastAsia="Times New Roman" w:hAnsi="Times New Roman" w:cs="Times New Roman"/>
          <w:sz w:val="22"/>
          <w:szCs w:val="22"/>
        </w:rPr>
      </w:pPr>
      <w:r w:rsidRPr="009E778C">
        <w:rPr>
          <w:rFonts w:ascii="Times New Roman" w:eastAsia="Times New Roman" w:hAnsi="Times New Roman" w:cs="Times New Roman"/>
          <w:b/>
          <w:sz w:val="22"/>
          <w:szCs w:val="22"/>
        </w:rPr>
        <w:lastRenderedPageBreak/>
        <w:t>Figure 5:</w:t>
      </w:r>
      <w:r>
        <w:rPr>
          <w:rFonts w:ascii="Times New Roman" w:eastAsia="Times New Roman" w:hAnsi="Times New Roman" w:cs="Times New Roman"/>
          <w:sz w:val="22"/>
          <w:szCs w:val="22"/>
        </w:rPr>
        <w:t xml:space="preserve"> </w:t>
      </w:r>
      <w:r w:rsidR="00326AD7">
        <w:rPr>
          <w:rFonts w:ascii="Times New Roman" w:eastAsia="Times New Roman" w:hAnsi="Times New Roman" w:cs="Times New Roman"/>
          <w:sz w:val="22"/>
          <w:szCs w:val="22"/>
        </w:rPr>
        <w:t xml:space="preserve">(a) </w:t>
      </w:r>
      <w:r>
        <w:rPr>
          <w:rFonts w:ascii="Times New Roman" w:eastAsia="Times New Roman" w:hAnsi="Times New Roman" w:cs="Times New Roman"/>
          <w:sz w:val="22"/>
          <w:szCs w:val="22"/>
        </w:rPr>
        <w:t>Lorenz curves for each workflow</w:t>
      </w:r>
      <w:r w:rsidR="00BF5C9D">
        <w:rPr>
          <w:rFonts w:ascii="Times New Roman" w:eastAsia="Times New Roman" w:hAnsi="Times New Roman" w:cs="Times New Roman"/>
          <w:sz w:val="22"/>
          <w:szCs w:val="22"/>
        </w:rPr>
        <w:t>. Registered v</w:t>
      </w:r>
      <w:r w:rsidR="00326AD7">
        <w:rPr>
          <w:rFonts w:ascii="Times New Roman" w:eastAsia="Times New Roman" w:hAnsi="Times New Roman" w:cs="Times New Roman"/>
          <w:sz w:val="22"/>
          <w:szCs w:val="22"/>
        </w:rPr>
        <w:t>olunteers</w:t>
      </w:r>
      <w:r w:rsidR="003B1F0C">
        <w:rPr>
          <w:rFonts w:ascii="Times New Roman" w:eastAsia="Times New Roman" w:hAnsi="Times New Roman" w:cs="Times New Roman"/>
          <w:sz w:val="22"/>
          <w:szCs w:val="22"/>
        </w:rPr>
        <w:t xml:space="preserve"> (i.e. those with Zooniverse accounts)</w:t>
      </w:r>
      <w:r w:rsidR="00326AD7">
        <w:rPr>
          <w:rFonts w:ascii="Times New Roman" w:eastAsia="Times New Roman" w:hAnsi="Times New Roman" w:cs="Times New Roman"/>
          <w:sz w:val="22"/>
          <w:szCs w:val="22"/>
        </w:rPr>
        <w:t xml:space="preserve"> </w:t>
      </w:r>
      <w:r w:rsidR="00316B12">
        <w:rPr>
          <w:rFonts w:ascii="Times New Roman" w:eastAsia="Times New Roman" w:hAnsi="Times New Roman" w:cs="Times New Roman"/>
          <w:sz w:val="22"/>
          <w:szCs w:val="22"/>
        </w:rPr>
        <w:t xml:space="preserve">were </w:t>
      </w:r>
      <w:r w:rsidR="00326AD7">
        <w:rPr>
          <w:rFonts w:ascii="Times New Roman" w:eastAsia="Times New Roman" w:hAnsi="Times New Roman" w:cs="Times New Roman"/>
          <w:sz w:val="22"/>
          <w:szCs w:val="22"/>
        </w:rPr>
        <w:t xml:space="preserve">categorized as </w:t>
      </w:r>
      <w:r>
        <w:rPr>
          <w:rFonts w:ascii="Times New Roman" w:eastAsia="Times New Roman" w:hAnsi="Times New Roman" w:cs="Times New Roman"/>
          <w:i/>
          <w:sz w:val="22"/>
          <w:szCs w:val="22"/>
        </w:rPr>
        <w:t>existing</w:t>
      </w:r>
      <w:r>
        <w:rPr>
          <w:rFonts w:ascii="Times New Roman" w:eastAsia="Times New Roman" w:hAnsi="Times New Roman" w:cs="Times New Roman"/>
          <w:sz w:val="22"/>
          <w:szCs w:val="22"/>
        </w:rPr>
        <w:t xml:space="preserve"> if they had classified prior to the experiment and </w:t>
      </w:r>
      <w:r>
        <w:rPr>
          <w:rFonts w:ascii="Times New Roman" w:eastAsia="Times New Roman" w:hAnsi="Times New Roman" w:cs="Times New Roman"/>
          <w:i/>
          <w:sz w:val="22"/>
          <w:szCs w:val="22"/>
        </w:rPr>
        <w:t>new</w:t>
      </w:r>
      <w:r>
        <w:rPr>
          <w:rFonts w:ascii="Times New Roman" w:eastAsia="Times New Roman" w:hAnsi="Times New Roman" w:cs="Times New Roman"/>
          <w:sz w:val="22"/>
          <w:szCs w:val="22"/>
        </w:rPr>
        <w:t xml:space="preserve"> if they only began classifying during the experiment.</w:t>
      </w:r>
      <w:r w:rsidR="00326AD7">
        <w:rPr>
          <w:rFonts w:ascii="Times New Roman" w:eastAsia="Times New Roman" w:hAnsi="Times New Roman" w:cs="Times New Roman"/>
          <w:sz w:val="22"/>
          <w:szCs w:val="22"/>
        </w:rPr>
        <w:t xml:space="preserve"> (b) Probability density distributions </w:t>
      </w:r>
      <w:r w:rsidR="002536F2">
        <w:rPr>
          <w:rFonts w:ascii="Times New Roman" w:eastAsia="Times New Roman" w:hAnsi="Times New Roman" w:cs="Times New Roman"/>
          <w:sz w:val="22"/>
          <w:szCs w:val="22"/>
        </w:rPr>
        <w:t xml:space="preserve">for classifications per </w:t>
      </w:r>
      <w:r w:rsidR="00BF5C9D">
        <w:rPr>
          <w:rFonts w:ascii="Times New Roman" w:eastAsia="Times New Roman" w:hAnsi="Times New Roman" w:cs="Times New Roman"/>
          <w:sz w:val="22"/>
          <w:szCs w:val="22"/>
        </w:rPr>
        <w:t xml:space="preserve">registered </w:t>
      </w:r>
      <w:r w:rsidR="002536F2">
        <w:rPr>
          <w:rFonts w:ascii="Times New Roman" w:eastAsia="Times New Roman" w:hAnsi="Times New Roman" w:cs="Times New Roman"/>
          <w:sz w:val="22"/>
          <w:szCs w:val="22"/>
        </w:rPr>
        <w:t>volunteer for each workflow</w:t>
      </w:r>
      <w:r w:rsidR="001B3515">
        <w:rPr>
          <w:rFonts w:ascii="Times New Roman" w:eastAsia="Times New Roman" w:hAnsi="Times New Roman" w:cs="Times New Roman"/>
          <w:sz w:val="22"/>
          <w:szCs w:val="22"/>
        </w:rPr>
        <w:t xml:space="preserve"> (note that the x-axis is plotted on a log-scale)</w:t>
      </w:r>
      <w:r w:rsidR="002536F2">
        <w:rPr>
          <w:rFonts w:ascii="Times New Roman" w:eastAsia="Times New Roman" w:hAnsi="Times New Roman" w:cs="Times New Roman"/>
          <w:sz w:val="22"/>
          <w:szCs w:val="22"/>
        </w:rPr>
        <w:t>.</w:t>
      </w:r>
    </w:p>
    <w:p w14:paraId="696E58C4" w14:textId="77777777" w:rsidR="00D446C5" w:rsidRDefault="00D847AF">
      <w:pPr>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val="en-GB"/>
        </w:rPr>
        <w:drawing>
          <wp:inline distT="0" distB="0" distL="0" distR="0" wp14:anchorId="3DBC253F" wp14:editId="7F9496D8">
            <wp:extent cx="5727700" cy="2863850"/>
            <wp:effectExtent l="0" t="0" r="1270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5_combined.pdf"/>
                    <pic:cNvPicPr/>
                  </pic:nvPicPr>
                  <pic:blipFill>
                    <a:blip r:embed="rId24">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4AC3ED54" w14:textId="77777777" w:rsidR="00822183" w:rsidRDefault="00822183">
      <w:pPr>
        <w:rPr>
          <w:rFonts w:ascii="Times New Roman" w:eastAsia="Times New Roman" w:hAnsi="Times New Roman" w:cs="Times New Roman"/>
          <w:sz w:val="22"/>
          <w:szCs w:val="22"/>
        </w:rPr>
      </w:pPr>
    </w:p>
    <w:p w14:paraId="597479B2" w14:textId="646D74C2" w:rsidR="00822183" w:rsidRDefault="00822183">
      <w:pPr>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p>
    <w:p w14:paraId="5625212C" w14:textId="546E8192" w:rsidR="00822183" w:rsidRPr="00822183" w:rsidRDefault="00822183">
      <w:pPr>
        <w:rPr>
          <w:rFonts w:ascii="Times New Roman" w:eastAsia="Times New Roman" w:hAnsi="Times New Roman" w:cs="Times New Roman"/>
          <w:sz w:val="22"/>
          <w:szCs w:val="22"/>
        </w:rPr>
      </w:pPr>
      <w:r>
        <w:rPr>
          <w:rFonts w:ascii="Times New Roman" w:eastAsia="Times New Roman" w:hAnsi="Times New Roman" w:cs="Times New Roman"/>
          <w:b/>
          <w:sz w:val="22"/>
          <w:szCs w:val="22"/>
        </w:rPr>
        <w:lastRenderedPageBreak/>
        <w:t>Figure 6:</w:t>
      </w:r>
      <w:r>
        <w:rPr>
          <w:rFonts w:ascii="Times New Roman" w:eastAsia="Times New Roman" w:hAnsi="Times New Roman" w:cs="Times New Roman"/>
          <w:sz w:val="22"/>
          <w:szCs w:val="22"/>
        </w:rPr>
        <w:t xml:space="preserve"> </w:t>
      </w:r>
    </w:p>
    <w:p w14:paraId="49504054" w14:textId="2F552253" w:rsidR="00580B26" w:rsidRDefault="00BB27AC">
      <w:pPr>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val="en-GB"/>
        </w:rPr>
        <w:drawing>
          <wp:inline distT="0" distB="0" distL="0" distR="0" wp14:anchorId="70129D18" wp14:editId="751E20CC">
            <wp:extent cx="4509135" cy="5585040"/>
            <wp:effectExtent l="0" t="0" r="1206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p_hac.pdf"/>
                    <pic:cNvPicPr/>
                  </pic:nvPicPr>
                  <pic:blipFill rotWithShape="1">
                    <a:blip r:embed="rId25">
                      <a:extLst>
                        <a:ext uri="{28A0092B-C50C-407E-A947-70E740481C1C}">
                          <a14:useLocalDpi xmlns:a14="http://schemas.microsoft.com/office/drawing/2010/main" val="0"/>
                        </a:ext>
                      </a:extLst>
                    </a:blip>
                    <a:srcRect l="23578" r="30615" b="19710"/>
                    <a:stretch/>
                  </pic:blipFill>
                  <pic:spPr bwMode="auto">
                    <a:xfrm>
                      <a:off x="0" y="0"/>
                      <a:ext cx="4513371" cy="5590286"/>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r w:rsidR="00580B26">
        <w:rPr>
          <w:rFonts w:ascii="Times New Roman" w:eastAsia="Times New Roman" w:hAnsi="Times New Roman" w:cs="Times New Roman"/>
          <w:sz w:val="22"/>
          <w:szCs w:val="22"/>
        </w:rPr>
        <w:br w:type="page"/>
      </w:r>
    </w:p>
    <w:p w14:paraId="3BDEBB0B" w14:textId="77777777" w:rsidR="00BB27AC" w:rsidRDefault="00BB27AC">
      <w:pPr>
        <w:rPr>
          <w:rFonts w:ascii="Times New Roman" w:eastAsia="Times New Roman" w:hAnsi="Times New Roman" w:cs="Times New Roman"/>
          <w:sz w:val="22"/>
          <w:szCs w:val="22"/>
        </w:rPr>
      </w:pPr>
    </w:p>
    <w:p w14:paraId="6ABA7773" w14:textId="77777777" w:rsidR="00BB27AC" w:rsidRDefault="00BB27AC">
      <w:pPr>
        <w:rPr>
          <w:rFonts w:ascii="Times New Roman" w:eastAsia="Times New Roman" w:hAnsi="Times New Roman" w:cs="Times New Roman"/>
          <w:sz w:val="22"/>
          <w:szCs w:val="22"/>
        </w:rPr>
      </w:pPr>
    </w:p>
    <w:p w14:paraId="26C0AA4A" w14:textId="2A5451E1" w:rsidR="009E6FF2" w:rsidRDefault="00F14F0D" w:rsidP="00007A67">
      <w:pPr>
        <w:rPr>
          <w:rFonts w:ascii="Times New Roman" w:eastAsia="Times New Roman" w:hAnsi="Times New Roman" w:cs="Times New Roman"/>
          <w:sz w:val="22"/>
          <w:szCs w:val="22"/>
        </w:rPr>
      </w:pPr>
      <w:r w:rsidRPr="00F14F0D">
        <w:rPr>
          <w:rFonts w:ascii="Times New Roman" w:eastAsia="Times New Roman" w:hAnsi="Times New Roman" w:cs="Times New Roman"/>
          <w:noProof/>
          <w:sz w:val="22"/>
          <w:szCs w:val="22"/>
          <w:lang w:val="en-GB"/>
        </w:rPr>
        <w:drawing>
          <wp:inline distT="0" distB="0" distL="0" distR="0" wp14:anchorId="7FD5DCB5" wp14:editId="3C874286">
            <wp:extent cx="5727700" cy="1282700"/>
            <wp:effectExtent l="0" t="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1282700"/>
                    </a:xfrm>
                    <a:prstGeom prst="rect">
                      <a:avLst/>
                    </a:prstGeom>
                  </pic:spPr>
                </pic:pic>
              </a:graphicData>
            </a:graphic>
          </wp:inline>
        </w:drawing>
      </w:r>
    </w:p>
    <w:p w14:paraId="48518F35" w14:textId="77777777" w:rsidR="009E6FF2" w:rsidRDefault="009E6FF2" w:rsidP="00007A67">
      <w:pPr>
        <w:rPr>
          <w:rFonts w:ascii="Times New Roman" w:eastAsia="Times New Roman" w:hAnsi="Times New Roman" w:cs="Times New Roman"/>
          <w:sz w:val="22"/>
          <w:szCs w:val="22"/>
        </w:rPr>
      </w:pPr>
    </w:p>
    <w:p w14:paraId="7BEFB22D" w14:textId="77777777" w:rsidR="00007A67" w:rsidRDefault="00007A67" w:rsidP="00007A67">
      <w:pPr>
        <w:rPr>
          <w:rFonts w:ascii="Times New Roman" w:eastAsia="Times New Roman" w:hAnsi="Times New Roman" w:cs="Times New Roman"/>
          <w:b/>
          <w:sz w:val="22"/>
          <w:szCs w:val="22"/>
          <w:u w:val="single"/>
        </w:rPr>
      </w:pPr>
    </w:p>
    <w:p w14:paraId="359364F4" w14:textId="0721175C" w:rsidR="00007A67" w:rsidRDefault="001C1B59">
      <w:pPr>
        <w:rPr>
          <w:rFonts w:ascii="Times New Roman" w:eastAsia="Times New Roman" w:hAnsi="Times New Roman" w:cs="Times New Roman"/>
          <w:b/>
          <w:sz w:val="22"/>
          <w:szCs w:val="22"/>
          <w:u w:val="single"/>
        </w:rPr>
      </w:pPr>
      <w:r w:rsidRPr="001C1B59">
        <w:rPr>
          <w:rFonts w:ascii="Times New Roman" w:eastAsia="Times New Roman" w:hAnsi="Times New Roman" w:cs="Times New Roman"/>
          <w:b/>
          <w:noProof/>
          <w:sz w:val="22"/>
          <w:szCs w:val="22"/>
          <w:u w:val="single"/>
          <w:lang w:val="en-GB"/>
        </w:rPr>
        <w:drawing>
          <wp:inline distT="0" distB="0" distL="0" distR="0" wp14:anchorId="1B89CE02" wp14:editId="6AC92700">
            <wp:extent cx="4166235" cy="1310378"/>
            <wp:effectExtent l="0" t="0" r="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6621" cy="1326226"/>
                    </a:xfrm>
                    <a:prstGeom prst="rect">
                      <a:avLst/>
                    </a:prstGeom>
                  </pic:spPr>
                </pic:pic>
              </a:graphicData>
            </a:graphic>
          </wp:inline>
        </w:drawing>
      </w:r>
    </w:p>
    <w:p w14:paraId="42C2D2A5" w14:textId="77777777" w:rsidR="00F14F0D" w:rsidRDefault="00F14F0D">
      <w:pPr>
        <w:rPr>
          <w:rFonts w:ascii="Times New Roman" w:eastAsia="Times New Roman" w:hAnsi="Times New Roman" w:cs="Times New Roman"/>
          <w:b/>
          <w:sz w:val="22"/>
          <w:szCs w:val="22"/>
          <w:u w:val="single"/>
        </w:rPr>
      </w:pPr>
    </w:p>
    <w:p w14:paraId="3DD57C19" w14:textId="77777777" w:rsidR="00F14F0D" w:rsidRDefault="00F14F0D">
      <w:pPr>
        <w:rPr>
          <w:rFonts w:ascii="Times New Roman" w:eastAsia="Times New Roman" w:hAnsi="Times New Roman" w:cs="Times New Roman"/>
          <w:b/>
          <w:sz w:val="22"/>
          <w:szCs w:val="22"/>
          <w:u w:val="single"/>
        </w:rPr>
      </w:pPr>
    </w:p>
    <w:p w14:paraId="4206B375" w14:textId="217BD418" w:rsidR="00F14F0D" w:rsidRDefault="00F14F0D">
      <w:pPr>
        <w:rPr>
          <w:rFonts w:ascii="Times New Roman" w:eastAsia="Times New Roman" w:hAnsi="Times New Roman" w:cs="Times New Roman"/>
          <w:b/>
          <w:sz w:val="22"/>
          <w:szCs w:val="22"/>
          <w:u w:val="single"/>
        </w:rPr>
      </w:pPr>
      <w:commentRangeStart w:id="34"/>
      <w:r w:rsidRPr="00F14F0D">
        <w:rPr>
          <w:rFonts w:ascii="Times New Roman" w:eastAsia="Times New Roman" w:hAnsi="Times New Roman" w:cs="Times New Roman"/>
          <w:b/>
          <w:noProof/>
          <w:sz w:val="22"/>
          <w:szCs w:val="22"/>
          <w:u w:val="single"/>
          <w:lang w:val="en-GB"/>
        </w:rPr>
        <w:drawing>
          <wp:inline distT="0" distB="0" distL="0" distR="0" wp14:anchorId="26845358" wp14:editId="3BA510D7">
            <wp:extent cx="1858692" cy="7639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74612" cy="770497"/>
                    </a:xfrm>
                    <a:prstGeom prst="rect">
                      <a:avLst/>
                    </a:prstGeom>
                  </pic:spPr>
                </pic:pic>
              </a:graphicData>
            </a:graphic>
          </wp:inline>
        </w:drawing>
      </w:r>
      <w:commentRangeEnd w:id="34"/>
      <w:r w:rsidR="00127503">
        <w:rPr>
          <w:rStyle w:val="CommentReference"/>
        </w:rPr>
        <w:commentReference w:id="34"/>
      </w:r>
    </w:p>
    <w:p w14:paraId="15682053" w14:textId="77777777" w:rsidR="00C03979" w:rsidRDefault="00C03979">
      <w:pPr>
        <w:rPr>
          <w:rFonts w:ascii="Times New Roman" w:eastAsia="Times New Roman" w:hAnsi="Times New Roman" w:cs="Times New Roman"/>
          <w:b/>
          <w:sz w:val="22"/>
          <w:szCs w:val="22"/>
          <w:u w:val="single"/>
        </w:rPr>
      </w:pPr>
    </w:p>
    <w:p w14:paraId="56ACCCEB" w14:textId="77777777" w:rsidR="00C03979" w:rsidRDefault="00C03979">
      <w:pPr>
        <w:rPr>
          <w:rFonts w:ascii="Times New Roman" w:eastAsia="Times New Roman" w:hAnsi="Times New Roman" w:cs="Times New Roman"/>
          <w:b/>
          <w:sz w:val="22"/>
          <w:szCs w:val="22"/>
          <w:u w:val="single"/>
        </w:rPr>
      </w:pPr>
    </w:p>
    <w:p w14:paraId="3E3E3920" w14:textId="4B3CFC3B" w:rsidR="00C03979" w:rsidRDefault="0044778A">
      <w:pPr>
        <w:rPr>
          <w:rFonts w:ascii="Times New Roman" w:eastAsia="Times New Roman" w:hAnsi="Times New Roman" w:cs="Times New Roman"/>
          <w:b/>
          <w:sz w:val="22"/>
          <w:szCs w:val="22"/>
          <w:u w:val="single"/>
        </w:rPr>
      </w:pPr>
      <w:r w:rsidRPr="0044778A">
        <w:rPr>
          <w:rFonts w:ascii="Times New Roman" w:eastAsia="Times New Roman" w:hAnsi="Times New Roman" w:cs="Times New Roman"/>
          <w:b/>
          <w:noProof/>
          <w:sz w:val="22"/>
          <w:szCs w:val="22"/>
          <w:u w:val="single"/>
          <w:lang w:val="en-GB"/>
        </w:rPr>
        <w:drawing>
          <wp:inline distT="0" distB="0" distL="0" distR="0" wp14:anchorId="7DA537E0" wp14:editId="0AF2C010">
            <wp:extent cx="5727700" cy="1132840"/>
            <wp:effectExtent l="0" t="0" r="1270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1132840"/>
                    </a:xfrm>
                    <a:prstGeom prst="rect">
                      <a:avLst/>
                    </a:prstGeom>
                  </pic:spPr>
                </pic:pic>
              </a:graphicData>
            </a:graphic>
          </wp:inline>
        </w:drawing>
      </w:r>
    </w:p>
    <w:sectPr w:rsidR="00C03979" w:rsidSect="00103A46">
      <w:pgSz w:w="11900" w:h="16840"/>
      <w:pgMar w:top="1440" w:right="1440" w:bottom="1440" w:left="1440" w:header="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Microsoft Office User" w:date="2017-07-28T15:01:00Z" w:initials="Office">
    <w:p w14:paraId="684A4BD9" w14:textId="6827647C" w:rsidR="0024381B" w:rsidRDefault="0024381B">
      <w:pPr>
        <w:pStyle w:val="CommentText"/>
      </w:pPr>
      <w:r>
        <w:rPr>
          <w:rStyle w:val="CommentReference"/>
        </w:rPr>
        <w:annotationRef/>
      </w:r>
      <w:r>
        <w:t>This feels like background information on SAS, as opposed to data collection methodology.</w:t>
      </w:r>
      <w:r w:rsidR="004C48AF">
        <w:t xml:space="preserve"> Move to intro?</w:t>
      </w:r>
    </w:p>
  </w:comment>
  <w:comment w:id="3" w:author="Chris Lintott" w:date="2017-07-27T18:55:00Z" w:initials="CL">
    <w:p w14:paraId="2A493DE6" w14:textId="488ED55D" w:rsidR="008A2280" w:rsidRDefault="008A2280">
      <w:pPr>
        <w:pStyle w:val="CommentText"/>
      </w:pPr>
      <w:r>
        <w:rPr>
          <w:rStyle w:val="CommentReference"/>
        </w:rPr>
        <w:annotationRef/>
      </w:r>
      <w:r>
        <w:t xml:space="preserve">How many more? (Or at least: how many more levels </w:t>
      </w:r>
      <w:proofErr w:type="spellStart"/>
      <w:r>
        <w:t>etc</w:t>
      </w:r>
      <w:proofErr w:type="spellEnd"/>
      <w:r>
        <w:t>)</w:t>
      </w:r>
    </w:p>
  </w:comment>
  <w:comment w:id="4" w:author="Microsoft Office User" w:date="2017-07-28T14:55:00Z" w:initials="Office">
    <w:p w14:paraId="6052E0B1" w14:textId="7EE26209" w:rsidR="000C0834" w:rsidRDefault="000C0834">
      <w:pPr>
        <w:pStyle w:val="CommentText"/>
      </w:pPr>
      <w:r>
        <w:rPr>
          <w:rStyle w:val="CommentReference"/>
        </w:rPr>
        <w:annotationRef/>
      </w:r>
      <w:r>
        <w:t>This actually depends on how many images go through each</w:t>
      </w:r>
      <w:r w:rsidR="0024381B">
        <w:t xml:space="preserve"> workflow, and I don’t think it makes sense to try and explain here since we outline in Fig 2…</w:t>
      </w:r>
    </w:p>
  </w:comment>
  <w:comment w:id="5" w:author="Chris Lintott" w:date="2017-07-27T18:58:00Z" w:initials="CL">
    <w:p w14:paraId="770AC931" w14:textId="5880C203" w:rsidR="008A2280" w:rsidRDefault="008A2280">
      <w:pPr>
        <w:pStyle w:val="CommentText"/>
      </w:pPr>
      <w:r>
        <w:rPr>
          <w:rStyle w:val="CommentReference"/>
        </w:rPr>
        <w:annotationRef/>
      </w:r>
      <w:r>
        <w:t>Are we making an explicit assumption in the binary workflow that images with more than one animal in are rare?</w:t>
      </w:r>
    </w:p>
  </w:comment>
  <w:comment w:id="6" w:author="Microsoft Office User" w:date="2017-07-28T09:55:00Z" w:initials="Office">
    <w:p w14:paraId="23E4F924" w14:textId="6C2D6DC7" w:rsidR="00556228" w:rsidRDefault="00556228">
      <w:pPr>
        <w:pStyle w:val="CommentText"/>
      </w:pPr>
      <w:r>
        <w:rPr>
          <w:rStyle w:val="CommentReference"/>
        </w:rPr>
        <w:annotationRef/>
      </w:r>
      <w:r>
        <w:t xml:space="preserve">No, </w:t>
      </w:r>
      <w:r w:rsidR="008745D1">
        <w:t>it’s basically the same dataset, and</w:t>
      </w:r>
      <w:r>
        <w:t xml:space="preserve"> the researchers don’t particularly care about animals that are in the photo besides the whales. The survey task is only more complex because the number of answers people can give is far more varied and you’re combining 4 questions into one.</w:t>
      </w:r>
    </w:p>
    <w:p w14:paraId="620A56A5" w14:textId="77777777" w:rsidR="0024381B" w:rsidRDefault="0024381B">
      <w:pPr>
        <w:pStyle w:val="CommentText"/>
      </w:pPr>
    </w:p>
    <w:p w14:paraId="021D1D86" w14:textId="129CF2ED" w:rsidR="0024381B" w:rsidRDefault="0024381B">
      <w:pPr>
        <w:pStyle w:val="CommentText"/>
      </w:pPr>
      <w:r>
        <w:t>Also, for images that go through the Yes/No workflow, images with humpback flukes will basically wind up getti</w:t>
      </w:r>
      <w:r w:rsidR="0014322D">
        <w:t xml:space="preserve">ng 20 classifications (5 in each Q1, Q2, Q3 and Q4). </w:t>
      </w:r>
    </w:p>
  </w:comment>
  <w:comment w:id="9" w:author="Microsoft Office User" w:date="2017-07-28T10:13:00Z" w:initials="Office">
    <w:p w14:paraId="2967F17C" w14:textId="12CE915E" w:rsidR="00935B4A" w:rsidRDefault="00935B4A">
      <w:pPr>
        <w:pStyle w:val="CommentText"/>
      </w:pPr>
      <w:r>
        <w:rPr>
          <w:rStyle w:val="CommentReference"/>
        </w:rPr>
        <w:annotationRef/>
      </w:r>
      <w:proofErr w:type="spellStart"/>
      <w:r>
        <w:t>Created_at</w:t>
      </w:r>
      <w:proofErr w:type="spellEnd"/>
      <w:r>
        <w:t xml:space="preserve"> times are stored in the server logs. Started and finished at times are different, kept entirely in the browser. </w:t>
      </w:r>
    </w:p>
  </w:comment>
  <w:comment w:id="8" w:author="Chris Lintott" w:date="2017-07-27T21:57:00Z" w:initials="CL">
    <w:p w14:paraId="3CBCF6D5" w14:textId="5A305CEC" w:rsidR="008A2280" w:rsidRDefault="008A2280">
      <w:pPr>
        <w:pStyle w:val="CommentText"/>
      </w:pPr>
      <w:r>
        <w:rPr>
          <w:rStyle w:val="CommentReference"/>
        </w:rPr>
        <w:annotationRef/>
      </w:r>
      <w:r>
        <w:t>Is this more precisely the time recorded in the server logs? Or is this something the system stores?</w:t>
      </w:r>
    </w:p>
  </w:comment>
  <w:comment w:id="10" w:author="Chris Lintott" w:date="2017-07-27T22:06:00Z" w:initials="CL">
    <w:p w14:paraId="4FBB2176" w14:textId="5D744587" w:rsidR="008A2280" w:rsidRDefault="008A2280">
      <w:pPr>
        <w:pStyle w:val="CommentText"/>
      </w:pPr>
      <w:r>
        <w:rPr>
          <w:rStyle w:val="CommentReference"/>
        </w:rPr>
        <w:annotationRef/>
      </w:r>
      <w:r>
        <w:t>How does a median classification have a range? Is this the range of medians for volunteers?</w:t>
      </w:r>
    </w:p>
  </w:comment>
  <w:comment w:id="11" w:author="Microsoft Office User" w:date="2017-07-28T12:16:00Z" w:initials="Office">
    <w:p w14:paraId="7FF53FCF" w14:textId="5D78736B" w:rsidR="001F1615" w:rsidRDefault="001F1615">
      <w:pPr>
        <w:pStyle w:val="CommentText"/>
      </w:pPr>
      <w:r>
        <w:rPr>
          <w:rStyle w:val="CommentReference"/>
        </w:rPr>
        <w:annotationRef/>
      </w:r>
      <w:r>
        <w:t>No, it’s a device specific median (as given on Fig 4). 8.2 for computer/survey, 10.7 for mobile/survey.</w:t>
      </w:r>
    </w:p>
  </w:comment>
  <w:comment w:id="12" w:author="Chris Lintott" w:date="2017-07-27T22:07:00Z" w:initials="CL">
    <w:p w14:paraId="509C3B9C" w14:textId="01C8199E" w:rsidR="008A2280" w:rsidRDefault="008A2280">
      <w:pPr>
        <w:pStyle w:val="CommentText"/>
      </w:pPr>
      <w:r>
        <w:rPr>
          <w:rStyle w:val="CommentReference"/>
        </w:rPr>
        <w:annotationRef/>
      </w:r>
      <w:r>
        <w:t>Bloody hell! Worth noting in the text both of these are enormous when compared to typical times of engagement with online projects.</w:t>
      </w:r>
    </w:p>
  </w:comment>
  <w:comment w:id="13" w:author="Microsoft Office User" w:date="2017-07-28T16:29:00Z" w:initials="Office">
    <w:p w14:paraId="777FBFBB" w14:textId="04C2379B" w:rsidR="00FA66F8" w:rsidRDefault="00FA66F8">
      <w:pPr>
        <w:pStyle w:val="CommentText"/>
      </w:pPr>
      <w:r>
        <w:rPr>
          <w:rStyle w:val="CommentReference"/>
        </w:rPr>
        <w:annotationRef/>
      </w:r>
      <w:r w:rsidR="0006552F">
        <w:t>S</w:t>
      </w:r>
      <w:r>
        <w:t xml:space="preserve">omehow, R is coming up with occasionally incredibly wonky numbers in </w:t>
      </w:r>
      <w:r w:rsidR="0006552F">
        <w:t xml:space="preserve">calculating time differences. I thought I’d fixed it, but this prompted me to double check. </w:t>
      </w:r>
      <w:r w:rsidR="00310713">
        <w:t xml:space="preserve">After exporting the session start/end times and calculating the differences from scratch, this is actually completely different. </w:t>
      </w:r>
    </w:p>
  </w:comment>
  <w:comment w:id="14" w:author="Chris Lintott" w:date="2017-07-27T22:09:00Z" w:initials="CL">
    <w:p w14:paraId="7787C72C" w14:textId="660DD1A8" w:rsidR="008A2280" w:rsidRDefault="008A2280">
      <w:pPr>
        <w:pStyle w:val="CommentText"/>
      </w:pPr>
      <w:r>
        <w:rPr>
          <w:rStyle w:val="CommentReference"/>
        </w:rPr>
        <w:annotationRef/>
      </w:r>
      <w:r>
        <w:t xml:space="preserve">Again, I’d be quantitative here. </w:t>
      </w:r>
    </w:p>
  </w:comment>
  <w:comment w:id="15" w:author="Chris Lintott" w:date="2017-07-27T22:09:00Z" w:initials="CL">
    <w:p w14:paraId="3B311A62" w14:textId="005574A9" w:rsidR="008A2280" w:rsidRDefault="008A2280">
      <w:pPr>
        <w:pStyle w:val="CommentText"/>
      </w:pPr>
      <w:r>
        <w:rPr>
          <w:rStyle w:val="CommentReference"/>
        </w:rPr>
        <w:annotationRef/>
      </w:r>
      <w:r>
        <w:t xml:space="preserve">Did I miss Talk being introduced somewhere? It’s probably worth a couple of lines up where you’re describing the site. </w:t>
      </w:r>
    </w:p>
  </w:comment>
  <w:comment w:id="17" w:author="Microsoft Office User" w:date="2017-07-26T17:03:00Z" w:initials="Office">
    <w:p w14:paraId="5331F18D" w14:textId="01A7412B" w:rsidR="008A2280" w:rsidRDefault="008A2280">
      <w:pPr>
        <w:pStyle w:val="CommentText"/>
      </w:pPr>
      <w:r>
        <w:rPr>
          <w:rStyle w:val="CommentReference"/>
        </w:rPr>
        <w:annotationRef/>
      </w:r>
      <w:r>
        <w:rPr>
          <w:rFonts w:ascii="Times New Roman" w:eastAsia="Times New Roman" w:hAnsi="Times New Roman" w:cs="Times New Roman"/>
          <w:sz w:val="22"/>
          <w:szCs w:val="22"/>
        </w:rPr>
        <w:t>[there’s got to be a proportion version of an ANOVA I can do to show that across question variation matters more than across workflow]</w:t>
      </w:r>
    </w:p>
  </w:comment>
  <w:comment w:id="16" w:author="Chris Lintott" w:date="2017-07-27T22:10:00Z" w:initials="CL">
    <w:p w14:paraId="6969331C" w14:textId="77B06752" w:rsidR="008A2280" w:rsidRDefault="008A2280">
      <w:pPr>
        <w:pStyle w:val="CommentText"/>
      </w:pPr>
      <w:r>
        <w:rPr>
          <w:rStyle w:val="CommentReference"/>
        </w:rPr>
        <w:annotationRef/>
      </w:r>
      <w:r>
        <w:t>What is this number? Percentage agreement with expert?</w:t>
      </w:r>
    </w:p>
  </w:comment>
  <w:comment w:id="18" w:author="Chris Lintott" w:date="2017-07-27T22:12:00Z" w:initials="CL">
    <w:p w14:paraId="1622D615" w14:textId="4478FF15" w:rsidR="008A2280" w:rsidRDefault="008A2280">
      <w:pPr>
        <w:pStyle w:val="CommentText"/>
      </w:pPr>
      <w:r>
        <w:rPr>
          <w:rStyle w:val="CommentReference"/>
        </w:rPr>
        <w:annotationRef/>
      </w:r>
      <w:r>
        <w:t>Maybe add a line reminding people why we care? ‘work’ here means speeding up classification.</w:t>
      </w:r>
    </w:p>
  </w:comment>
  <w:comment w:id="19" w:author="Chris Lintott" w:date="2017-07-27T22:13:00Z" w:initials="CL">
    <w:p w14:paraId="44F583C7" w14:textId="733639C7" w:rsidR="008A2280" w:rsidRDefault="008A2280">
      <w:pPr>
        <w:pStyle w:val="CommentText"/>
      </w:pPr>
      <w:r>
        <w:rPr>
          <w:rStyle w:val="CommentReference"/>
        </w:rPr>
        <w:annotationRef/>
      </w:r>
      <w:r>
        <w:t>Again, a line reminding people of the importance of deeper engagement through discussion would be good.</w:t>
      </w:r>
    </w:p>
  </w:comment>
  <w:comment w:id="20" w:author="Chris Lintott" w:date="2017-07-27T22:15:00Z" w:initials="CL">
    <w:p w14:paraId="6CD07407" w14:textId="64B17446" w:rsidR="008A2280" w:rsidRDefault="008A2280">
      <w:pPr>
        <w:pStyle w:val="CommentText"/>
      </w:pPr>
      <w:r>
        <w:rPr>
          <w:rStyle w:val="CommentReference"/>
        </w:rPr>
        <w:annotationRef/>
      </w:r>
      <w:r>
        <w:t>Speculate, please!</w:t>
      </w:r>
    </w:p>
  </w:comment>
  <w:comment w:id="21" w:author="Chris Lintott" w:date="2017-07-27T22:15:00Z" w:initials="CL">
    <w:p w14:paraId="05713724" w14:textId="28FC297D" w:rsidR="008A2280" w:rsidRDefault="008A2280">
      <w:pPr>
        <w:pStyle w:val="CommentText"/>
      </w:pPr>
      <w:r>
        <w:rPr>
          <w:rStyle w:val="CommentReference"/>
        </w:rPr>
        <w:annotationRef/>
      </w:r>
      <w:r>
        <w:t xml:space="preserve">I think it’s worth saying that these are likely more committed users anyway; they’re willing to try out both workflows and the Kevin/Carsten model suggests that more engagement increases likelihood of </w:t>
      </w:r>
    </w:p>
  </w:comment>
  <w:comment w:id="22" w:author="Chris Lintott" w:date="2017-07-27T22:13:00Z" w:initials="CL">
    <w:p w14:paraId="02538673" w14:textId="5F5CC7FE" w:rsidR="008A2280" w:rsidRDefault="008A2280">
      <w:pPr>
        <w:pStyle w:val="CommentText"/>
      </w:pPr>
      <w:r>
        <w:rPr>
          <w:rStyle w:val="CommentReference"/>
        </w:rPr>
        <w:annotationRef/>
      </w:r>
      <w:r>
        <w:t>Really? We have timing of comment, no?</w:t>
      </w:r>
    </w:p>
  </w:comment>
  <w:comment w:id="23" w:author="Microsoft Office User" w:date="2017-07-28T11:22:00Z" w:initials="Office">
    <w:p w14:paraId="325DF73B" w14:textId="77777777" w:rsidR="001B15C8" w:rsidRDefault="001B15C8">
      <w:pPr>
        <w:pStyle w:val="CommentText"/>
      </w:pPr>
      <w:r>
        <w:t>Hmmm.</w:t>
      </w:r>
    </w:p>
    <w:p w14:paraId="5E498C22" w14:textId="77777777" w:rsidR="001B15C8" w:rsidRDefault="001B15C8">
      <w:pPr>
        <w:pStyle w:val="CommentText"/>
      </w:pPr>
    </w:p>
    <w:p w14:paraId="2BCE7976" w14:textId="4909BB08" w:rsidR="001B15C8" w:rsidRDefault="001B15C8">
      <w:pPr>
        <w:pStyle w:val="CommentText"/>
      </w:pPr>
      <w:r>
        <w:t xml:space="preserve">The whole reason we split users into those that classified on both vs survey vs </w:t>
      </w:r>
      <w:proofErr w:type="spellStart"/>
      <w:r>
        <w:t>yesno</w:t>
      </w:r>
      <w:proofErr w:type="spellEnd"/>
      <w:r>
        <w:t xml:space="preserve"> only was because </w:t>
      </w:r>
      <w:r>
        <w:rPr>
          <w:rStyle w:val="CommentReference"/>
        </w:rPr>
        <w:annotationRef/>
      </w:r>
      <w:r>
        <w:t xml:space="preserve">we can’t easily tell which workflow they’re commenting from. Otherwise, I’d just see if people commented more from one workflow or another. </w:t>
      </w:r>
    </w:p>
    <w:p w14:paraId="14F62790" w14:textId="77777777" w:rsidR="001B15C8" w:rsidRDefault="001B15C8">
      <w:pPr>
        <w:pStyle w:val="CommentText"/>
      </w:pPr>
    </w:p>
    <w:p w14:paraId="4D6ED40B" w14:textId="638A8741" w:rsidR="001B15C8" w:rsidRDefault="001B15C8">
      <w:pPr>
        <w:pStyle w:val="CommentText"/>
      </w:pPr>
      <w:r>
        <w:t xml:space="preserve">Trying to link the timing of individual comments to when those users were </w:t>
      </w:r>
      <w:proofErr w:type="gramStart"/>
      <w:r>
        <w:t>active  might</w:t>
      </w:r>
      <w:proofErr w:type="gramEnd"/>
      <w:r>
        <w:t xml:space="preserve"> be do-able, but wouldn’t be straightforward because those volunteers often switch between workflows within a given session. But it might be do-able. I’d rather have a clean-cut measure of Talk rates just split by workflow rather than “survey only, </w:t>
      </w:r>
      <w:proofErr w:type="spellStart"/>
      <w:r>
        <w:t>yesno</w:t>
      </w:r>
      <w:proofErr w:type="spellEnd"/>
      <w:r>
        <w:t xml:space="preserve"> only, or both.” It would probably take a day though.</w:t>
      </w:r>
    </w:p>
  </w:comment>
  <w:comment w:id="27" w:author="Chris Lintott" w:date="2017-07-27T22:58:00Z" w:initials="CL">
    <w:p w14:paraId="57FEEF6C" w14:textId="27CF947A" w:rsidR="00134666" w:rsidRDefault="00134666">
      <w:pPr>
        <w:pStyle w:val="CommentText"/>
      </w:pPr>
      <w:r>
        <w:rPr>
          <w:rStyle w:val="CommentReference"/>
        </w:rPr>
        <w:annotationRef/>
      </w:r>
      <w:r>
        <w:t xml:space="preserve">Might be a place to note that this state of flow might be good for short term engagement but we don’t know how it plays out in the long term. In this context could mention the difference in talk? </w:t>
      </w:r>
    </w:p>
  </w:comment>
  <w:comment w:id="28" w:author="Chris Lintott" w:date="2017-07-27T23:01:00Z" w:initials="CL">
    <w:p w14:paraId="3433212E" w14:textId="613E0AAF" w:rsidR="00134666" w:rsidRDefault="00134666">
      <w:pPr>
        <w:pStyle w:val="CommentText"/>
      </w:pPr>
      <w:r>
        <w:rPr>
          <w:rStyle w:val="CommentReference"/>
        </w:rPr>
        <w:annotationRef/>
      </w:r>
      <w:r>
        <w:t xml:space="preserve">Maybe it’s too much, but I wonder if it’s worth pointing out that a desire to avoid too many questions leads to the old decision tree approach which we know (is it big? Is it grey? Does it have tusks?) isn’t appealing. </w:t>
      </w:r>
    </w:p>
  </w:comment>
  <w:comment w:id="29" w:author="Microsoft Office User" w:date="2017-07-28T12:21:00Z" w:initials="Office">
    <w:p w14:paraId="3912E277" w14:textId="20CF3719" w:rsidR="001F1615" w:rsidRDefault="001F1615">
      <w:pPr>
        <w:pStyle w:val="CommentText"/>
      </w:pPr>
      <w:r>
        <w:rPr>
          <w:rStyle w:val="CommentReference"/>
        </w:rPr>
        <w:annotationRef/>
      </w:r>
      <w:r>
        <w:t xml:space="preserve">I’m not sure – because I don’t think that decision tree would ultimately reduce the number of binary questions that need answering. You’d have fewer images that go through the different branches maybe, but even if you ask if something is gray or not, for all of the “nots”, you have to ask if it’s brown or not. </w:t>
      </w:r>
    </w:p>
  </w:comment>
  <w:comment w:id="30" w:author="Microsoft Office User" w:date="2017-07-27T16:15:00Z" w:initials="Office">
    <w:p w14:paraId="6326E7F1" w14:textId="0E95FC4B" w:rsidR="008A2280" w:rsidRDefault="008A2280">
      <w:pPr>
        <w:pStyle w:val="CommentText"/>
      </w:pPr>
      <w:r>
        <w:rPr>
          <w:rFonts w:ascii="Times New Roman" w:eastAsia="Times New Roman" w:hAnsi="Times New Roman" w:cs="Times New Roman"/>
          <w:sz w:val="22"/>
          <w:szCs w:val="22"/>
        </w:rPr>
        <w:t xml:space="preserve">Cite </w:t>
      </w:r>
      <w:r>
        <w:rPr>
          <w:rStyle w:val="CommentReference"/>
        </w:rPr>
        <w:annotationRef/>
      </w:r>
      <w:r>
        <w:rPr>
          <w:rFonts w:ascii="Times New Roman" w:eastAsia="Times New Roman" w:hAnsi="Times New Roman" w:cs="Times New Roman"/>
          <w:sz w:val="22"/>
          <w:szCs w:val="22"/>
        </w:rPr>
        <w:t>anything about barriers to entry in citizen science/learning</w:t>
      </w:r>
    </w:p>
  </w:comment>
  <w:comment w:id="31" w:author="Chris Lintott" w:date="2017-07-27T23:04:00Z" w:initials="CL">
    <w:p w14:paraId="6210DF87" w14:textId="3DEB0DD7" w:rsidR="00134666" w:rsidRDefault="00134666">
      <w:pPr>
        <w:pStyle w:val="CommentText"/>
      </w:pPr>
      <w:r>
        <w:rPr>
          <w:rStyle w:val="CommentReference"/>
        </w:rPr>
        <w:annotationRef/>
      </w:r>
      <w:r>
        <w:t xml:space="preserve">This is true, but my point is more general I think – for a project to be successful, we need a community to stick with it for a long time. </w:t>
      </w:r>
      <w:proofErr w:type="spellStart"/>
      <w:r>
        <w:t>WE’ve</w:t>
      </w:r>
      <w:proofErr w:type="spellEnd"/>
      <w:r>
        <w:t xml:space="preserve"> only studied a few months, so it’s not clear how this sort of chance will play out in the long term. </w:t>
      </w:r>
    </w:p>
  </w:comment>
  <w:comment w:id="32" w:author="Chris Lintott" w:date="2017-07-27T23:05:00Z" w:initials="CL">
    <w:p w14:paraId="6818DBF7" w14:textId="40A5A70C" w:rsidR="00134666" w:rsidRDefault="00134666">
      <w:pPr>
        <w:pStyle w:val="CommentText"/>
      </w:pPr>
      <w:r>
        <w:rPr>
          <w:rStyle w:val="CommentReference"/>
        </w:rPr>
        <w:annotationRef/>
      </w:r>
      <w:r>
        <w:t>This isn’t the right term, I think – sounds like ‘before filtering’</w:t>
      </w:r>
    </w:p>
  </w:comment>
  <w:comment w:id="34" w:author="Microsoft Office User" w:date="2017-07-27T16:36:00Z" w:initials="Office">
    <w:p w14:paraId="3D3A728D" w14:textId="49CADC12" w:rsidR="008A2280" w:rsidRDefault="008A2280">
      <w:pPr>
        <w:pStyle w:val="CommentText"/>
      </w:pPr>
      <w:r>
        <w:rPr>
          <w:rStyle w:val="CommentReference"/>
        </w:rPr>
        <w:annotationRef/>
      </w:r>
      <w:r>
        <w:t xml:space="preserve">Do I need this? </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4A4BD9" w15:done="0"/>
  <w15:commentEx w15:paraId="2A493DE6" w15:done="0"/>
  <w15:commentEx w15:paraId="6052E0B1" w15:done="0"/>
  <w15:commentEx w15:paraId="770AC931" w15:done="0"/>
  <w15:commentEx w15:paraId="021D1D86" w15:done="0"/>
  <w15:commentEx w15:paraId="2967F17C" w15:done="0"/>
  <w15:commentEx w15:paraId="3CBCF6D5" w15:done="0"/>
  <w15:commentEx w15:paraId="4FBB2176" w15:done="0"/>
  <w15:commentEx w15:paraId="7FF53FCF" w15:paraIdParent="4FBB2176" w15:done="0"/>
  <w15:commentEx w15:paraId="509C3B9C" w15:done="0"/>
  <w15:commentEx w15:paraId="777FBFBB" w15:paraIdParent="509C3B9C" w15:done="0"/>
  <w15:commentEx w15:paraId="7787C72C" w15:done="0"/>
  <w15:commentEx w15:paraId="3B311A62" w15:done="0"/>
  <w15:commentEx w15:paraId="5331F18D" w15:done="0"/>
  <w15:commentEx w15:paraId="6969331C" w15:done="0"/>
  <w15:commentEx w15:paraId="1622D615" w15:done="0"/>
  <w15:commentEx w15:paraId="44F583C7" w15:done="0"/>
  <w15:commentEx w15:paraId="6CD07407" w15:done="0"/>
  <w15:commentEx w15:paraId="05713724" w15:done="0"/>
  <w15:commentEx w15:paraId="02538673" w15:done="0"/>
  <w15:commentEx w15:paraId="4D6ED40B" w15:paraIdParent="02538673" w15:done="0"/>
  <w15:commentEx w15:paraId="57FEEF6C" w15:done="0"/>
  <w15:commentEx w15:paraId="3433212E" w15:done="0"/>
  <w15:commentEx w15:paraId="3912E277" w15:paraIdParent="3433212E" w15:done="0"/>
  <w15:commentEx w15:paraId="6326E7F1" w15:done="0"/>
  <w15:commentEx w15:paraId="6210DF87" w15:done="0"/>
  <w15:commentEx w15:paraId="6818DBF7" w15:done="0"/>
  <w15:commentEx w15:paraId="3D3A728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E0757"/>
    <w:multiLevelType w:val="hybridMultilevel"/>
    <w:tmpl w:val="4AEA534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199F175B"/>
    <w:multiLevelType w:val="multilevel"/>
    <w:tmpl w:val="709A2E3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nsid w:val="1F386A6F"/>
    <w:multiLevelType w:val="multilevel"/>
    <w:tmpl w:val="C456B4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FDC7779"/>
    <w:multiLevelType w:val="multilevel"/>
    <w:tmpl w:val="485093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2B7449BD"/>
    <w:multiLevelType w:val="hybridMultilevel"/>
    <w:tmpl w:val="F53CB54E"/>
    <w:lvl w:ilvl="0" w:tplc="005ABBA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B323927"/>
    <w:multiLevelType w:val="hybridMultilevel"/>
    <w:tmpl w:val="9948FC88"/>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08A4264"/>
    <w:multiLevelType w:val="hybridMultilevel"/>
    <w:tmpl w:val="ABA8D44C"/>
    <w:lvl w:ilvl="0" w:tplc="A46C4EA6">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55F68AB"/>
    <w:multiLevelType w:val="hybridMultilevel"/>
    <w:tmpl w:val="4682431E"/>
    <w:lvl w:ilvl="0" w:tplc="C8C26AD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7161D15"/>
    <w:multiLevelType w:val="multilevel"/>
    <w:tmpl w:val="DDC0AC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722073CC"/>
    <w:multiLevelType w:val="hybridMultilevel"/>
    <w:tmpl w:val="E4F8A374"/>
    <w:lvl w:ilvl="0" w:tplc="631E12B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8"/>
  </w:num>
  <w:num w:numId="4">
    <w:abstractNumId w:val="1"/>
  </w:num>
  <w:num w:numId="5">
    <w:abstractNumId w:val="5"/>
  </w:num>
  <w:num w:numId="6">
    <w:abstractNumId w:val="0"/>
  </w:num>
  <w:num w:numId="7">
    <w:abstractNumId w:val="7"/>
  </w:num>
  <w:num w:numId="8">
    <w:abstractNumId w:val="6"/>
  </w:num>
  <w:num w:numId="9">
    <w:abstractNumId w:val="4"/>
  </w:num>
  <w:num w:numId="10">
    <w:abstractNumId w:val="9"/>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1"/>
  <w:displayBackgroundShape/>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5EC2"/>
    <w:rsid w:val="00003D34"/>
    <w:rsid w:val="00007A67"/>
    <w:rsid w:val="000101C5"/>
    <w:rsid w:val="000139CB"/>
    <w:rsid w:val="00022198"/>
    <w:rsid w:val="000420AD"/>
    <w:rsid w:val="000445F8"/>
    <w:rsid w:val="00050050"/>
    <w:rsid w:val="0005179E"/>
    <w:rsid w:val="00053E17"/>
    <w:rsid w:val="0006552F"/>
    <w:rsid w:val="000706C5"/>
    <w:rsid w:val="00071B25"/>
    <w:rsid w:val="00072B9D"/>
    <w:rsid w:val="000750FE"/>
    <w:rsid w:val="00082FA3"/>
    <w:rsid w:val="000858E4"/>
    <w:rsid w:val="00090F1C"/>
    <w:rsid w:val="00092684"/>
    <w:rsid w:val="000A6FC6"/>
    <w:rsid w:val="000C0834"/>
    <w:rsid w:val="000C6E1F"/>
    <w:rsid w:val="000E20DF"/>
    <w:rsid w:val="000F7036"/>
    <w:rsid w:val="001030B6"/>
    <w:rsid w:val="00103A46"/>
    <w:rsid w:val="001143C0"/>
    <w:rsid w:val="00123DCD"/>
    <w:rsid w:val="00126E1C"/>
    <w:rsid w:val="00127503"/>
    <w:rsid w:val="00134666"/>
    <w:rsid w:val="00135D14"/>
    <w:rsid w:val="0014322D"/>
    <w:rsid w:val="00145C86"/>
    <w:rsid w:val="00151795"/>
    <w:rsid w:val="001531DD"/>
    <w:rsid w:val="00171139"/>
    <w:rsid w:val="00176CA6"/>
    <w:rsid w:val="001773EE"/>
    <w:rsid w:val="00180692"/>
    <w:rsid w:val="001818FA"/>
    <w:rsid w:val="00187A86"/>
    <w:rsid w:val="0019426D"/>
    <w:rsid w:val="001A2CCF"/>
    <w:rsid w:val="001A7E1D"/>
    <w:rsid w:val="001B15C8"/>
    <w:rsid w:val="001B3515"/>
    <w:rsid w:val="001B3983"/>
    <w:rsid w:val="001C1B59"/>
    <w:rsid w:val="001C250C"/>
    <w:rsid w:val="001D27BD"/>
    <w:rsid w:val="001D2AF9"/>
    <w:rsid w:val="001E0544"/>
    <w:rsid w:val="001E35C1"/>
    <w:rsid w:val="001F0F17"/>
    <w:rsid w:val="001F0F36"/>
    <w:rsid w:val="001F1615"/>
    <w:rsid w:val="00201312"/>
    <w:rsid w:val="00204611"/>
    <w:rsid w:val="00207E0B"/>
    <w:rsid w:val="0021624A"/>
    <w:rsid w:val="0022237E"/>
    <w:rsid w:val="0022724B"/>
    <w:rsid w:val="00231D8B"/>
    <w:rsid w:val="00241A63"/>
    <w:rsid w:val="0024381B"/>
    <w:rsid w:val="0025056D"/>
    <w:rsid w:val="002525DD"/>
    <w:rsid w:val="002536F2"/>
    <w:rsid w:val="0026570E"/>
    <w:rsid w:val="002706D3"/>
    <w:rsid w:val="00272544"/>
    <w:rsid w:val="00275BE1"/>
    <w:rsid w:val="00284F8C"/>
    <w:rsid w:val="00292738"/>
    <w:rsid w:val="002A54D3"/>
    <w:rsid w:val="002B063E"/>
    <w:rsid w:val="002B19C5"/>
    <w:rsid w:val="002B6748"/>
    <w:rsid w:val="002C0894"/>
    <w:rsid w:val="002C513F"/>
    <w:rsid w:val="002C6B13"/>
    <w:rsid w:val="002E52F1"/>
    <w:rsid w:val="002E6010"/>
    <w:rsid w:val="002F3078"/>
    <w:rsid w:val="002F33E2"/>
    <w:rsid w:val="002F5EDE"/>
    <w:rsid w:val="00303F01"/>
    <w:rsid w:val="00304544"/>
    <w:rsid w:val="00305308"/>
    <w:rsid w:val="003062FF"/>
    <w:rsid w:val="00310713"/>
    <w:rsid w:val="00316B12"/>
    <w:rsid w:val="00317737"/>
    <w:rsid w:val="00321192"/>
    <w:rsid w:val="00325CA2"/>
    <w:rsid w:val="003261A0"/>
    <w:rsid w:val="00326AD7"/>
    <w:rsid w:val="0032711E"/>
    <w:rsid w:val="00332AF1"/>
    <w:rsid w:val="00335AD4"/>
    <w:rsid w:val="00341A62"/>
    <w:rsid w:val="0035610D"/>
    <w:rsid w:val="003576A5"/>
    <w:rsid w:val="0036496B"/>
    <w:rsid w:val="003652E6"/>
    <w:rsid w:val="003666D7"/>
    <w:rsid w:val="00374804"/>
    <w:rsid w:val="003808BF"/>
    <w:rsid w:val="0039120E"/>
    <w:rsid w:val="003934F0"/>
    <w:rsid w:val="003A61C7"/>
    <w:rsid w:val="003B1229"/>
    <w:rsid w:val="003B1F0C"/>
    <w:rsid w:val="003C7738"/>
    <w:rsid w:val="003E2CD8"/>
    <w:rsid w:val="003E3C89"/>
    <w:rsid w:val="003E59D0"/>
    <w:rsid w:val="003F238C"/>
    <w:rsid w:val="003F30D5"/>
    <w:rsid w:val="003F42F7"/>
    <w:rsid w:val="003F4C23"/>
    <w:rsid w:val="003F6958"/>
    <w:rsid w:val="00401733"/>
    <w:rsid w:val="00403381"/>
    <w:rsid w:val="00410A26"/>
    <w:rsid w:val="00411DC3"/>
    <w:rsid w:val="004165DE"/>
    <w:rsid w:val="0042452F"/>
    <w:rsid w:val="00425D2A"/>
    <w:rsid w:val="004417C7"/>
    <w:rsid w:val="0044778A"/>
    <w:rsid w:val="0045147A"/>
    <w:rsid w:val="004605B9"/>
    <w:rsid w:val="004651F7"/>
    <w:rsid w:val="00476FE3"/>
    <w:rsid w:val="0048346A"/>
    <w:rsid w:val="00491D31"/>
    <w:rsid w:val="004A0696"/>
    <w:rsid w:val="004A2AA0"/>
    <w:rsid w:val="004A5CBF"/>
    <w:rsid w:val="004A67C2"/>
    <w:rsid w:val="004B34AD"/>
    <w:rsid w:val="004B3ABA"/>
    <w:rsid w:val="004C48AF"/>
    <w:rsid w:val="004C65C2"/>
    <w:rsid w:val="004D7A96"/>
    <w:rsid w:val="004E73AB"/>
    <w:rsid w:val="004F2642"/>
    <w:rsid w:val="004F390D"/>
    <w:rsid w:val="0052053A"/>
    <w:rsid w:val="005207D6"/>
    <w:rsid w:val="005222A7"/>
    <w:rsid w:val="00527BB9"/>
    <w:rsid w:val="005334DC"/>
    <w:rsid w:val="005339E9"/>
    <w:rsid w:val="00537BD9"/>
    <w:rsid w:val="0055425B"/>
    <w:rsid w:val="00556228"/>
    <w:rsid w:val="00563187"/>
    <w:rsid w:val="00570827"/>
    <w:rsid w:val="0057432A"/>
    <w:rsid w:val="00575EC2"/>
    <w:rsid w:val="00580B26"/>
    <w:rsid w:val="00585B96"/>
    <w:rsid w:val="00586746"/>
    <w:rsid w:val="005A1381"/>
    <w:rsid w:val="005A2AD4"/>
    <w:rsid w:val="005B531F"/>
    <w:rsid w:val="005C2C42"/>
    <w:rsid w:val="005D3721"/>
    <w:rsid w:val="005E14FC"/>
    <w:rsid w:val="005F2198"/>
    <w:rsid w:val="00603F91"/>
    <w:rsid w:val="006040C2"/>
    <w:rsid w:val="00622E6F"/>
    <w:rsid w:val="00642D34"/>
    <w:rsid w:val="006462A6"/>
    <w:rsid w:val="00646C85"/>
    <w:rsid w:val="00647E58"/>
    <w:rsid w:val="00651277"/>
    <w:rsid w:val="00651AD8"/>
    <w:rsid w:val="00651EFA"/>
    <w:rsid w:val="0065738D"/>
    <w:rsid w:val="00666C94"/>
    <w:rsid w:val="0067244D"/>
    <w:rsid w:val="006746D2"/>
    <w:rsid w:val="00676CA8"/>
    <w:rsid w:val="00684909"/>
    <w:rsid w:val="00686BA8"/>
    <w:rsid w:val="00691D61"/>
    <w:rsid w:val="00694CDC"/>
    <w:rsid w:val="006A3658"/>
    <w:rsid w:val="006C0913"/>
    <w:rsid w:val="006D11D3"/>
    <w:rsid w:val="006D7C29"/>
    <w:rsid w:val="006E7564"/>
    <w:rsid w:val="006F382B"/>
    <w:rsid w:val="006F6F16"/>
    <w:rsid w:val="00714822"/>
    <w:rsid w:val="00716B66"/>
    <w:rsid w:val="00720326"/>
    <w:rsid w:val="00722E92"/>
    <w:rsid w:val="00723893"/>
    <w:rsid w:val="00726FF1"/>
    <w:rsid w:val="007274EF"/>
    <w:rsid w:val="00730B7B"/>
    <w:rsid w:val="00731ABF"/>
    <w:rsid w:val="007358A0"/>
    <w:rsid w:val="00737059"/>
    <w:rsid w:val="00743B2C"/>
    <w:rsid w:val="00744A24"/>
    <w:rsid w:val="007578F3"/>
    <w:rsid w:val="0077087C"/>
    <w:rsid w:val="00774FD7"/>
    <w:rsid w:val="00775806"/>
    <w:rsid w:val="007766E4"/>
    <w:rsid w:val="007856D9"/>
    <w:rsid w:val="0078747A"/>
    <w:rsid w:val="00790B6B"/>
    <w:rsid w:val="007961F6"/>
    <w:rsid w:val="007B026B"/>
    <w:rsid w:val="007D26C1"/>
    <w:rsid w:val="007F350B"/>
    <w:rsid w:val="0081014C"/>
    <w:rsid w:val="0081478A"/>
    <w:rsid w:val="00816673"/>
    <w:rsid w:val="008170EB"/>
    <w:rsid w:val="008172DC"/>
    <w:rsid w:val="00821A76"/>
    <w:rsid w:val="00822183"/>
    <w:rsid w:val="00847D01"/>
    <w:rsid w:val="0085370F"/>
    <w:rsid w:val="008548DD"/>
    <w:rsid w:val="00860B92"/>
    <w:rsid w:val="008745D1"/>
    <w:rsid w:val="00891BAA"/>
    <w:rsid w:val="00894AD7"/>
    <w:rsid w:val="008A16D0"/>
    <w:rsid w:val="008A2280"/>
    <w:rsid w:val="008A4C73"/>
    <w:rsid w:val="008A5BC5"/>
    <w:rsid w:val="008B3EE6"/>
    <w:rsid w:val="008D259A"/>
    <w:rsid w:val="008D61F4"/>
    <w:rsid w:val="008D7F99"/>
    <w:rsid w:val="008E3A8C"/>
    <w:rsid w:val="0090616F"/>
    <w:rsid w:val="00914D9D"/>
    <w:rsid w:val="0091595F"/>
    <w:rsid w:val="0092155C"/>
    <w:rsid w:val="00935B4A"/>
    <w:rsid w:val="00947F9C"/>
    <w:rsid w:val="00967CC7"/>
    <w:rsid w:val="00972C21"/>
    <w:rsid w:val="00974AFE"/>
    <w:rsid w:val="00980B78"/>
    <w:rsid w:val="009828EC"/>
    <w:rsid w:val="009A13A0"/>
    <w:rsid w:val="009A6A80"/>
    <w:rsid w:val="009A7396"/>
    <w:rsid w:val="009B1C04"/>
    <w:rsid w:val="009B37DC"/>
    <w:rsid w:val="009B3DB4"/>
    <w:rsid w:val="009D695C"/>
    <w:rsid w:val="009D6C0E"/>
    <w:rsid w:val="009D6C46"/>
    <w:rsid w:val="009E1EB8"/>
    <w:rsid w:val="009E3045"/>
    <w:rsid w:val="009E6FF2"/>
    <w:rsid w:val="009E778C"/>
    <w:rsid w:val="009F67AE"/>
    <w:rsid w:val="00A02EE4"/>
    <w:rsid w:val="00A07BA8"/>
    <w:rsid w:val="00A122A7"/>
    <w:rsid w:val="00A1636D"/>
    <w:rsid w:val="00A24EAD"/>
    <w:rsid w:val="00A54E7D"/>
    <w:rsid w:val="00A55979"/>
    <w:rsid w:val="00A60F94"/>
    <w:rsid w:val="00A6453D"/>
    <w:rsid w:val="00A725C5"/>
    <w:rsid w:val="00A76D1C"/>
    <w:rsid w:val="00A81A38"/>
    <w:rsid w:val="00A81C66"/>
    <w:rsid w:val="00A9465B"/>
    <w:rsid w:val="00AA18C7"/>
    <w:rsid w:val="00AA40C8"/>
    <w:rsid w:val="00AA5A5A"/>
    <w:rsid w:val="00AA6797"/>
    <w:rsid w:val="00AB26ED"/>
    <w:rsid w:val="00AB6B40"/>
    <w:rsid w:val="00AC1259"/>
    <w:rsid w:val="00AC6925"/>
    <w:rsid w:val="00AD4674"/>
    <w:rsid w:val="00AD5311"/>
    <w:rsid w:val="00AE1E4E"/>
    <w:rsid w:val="00AE7C7B"/>
    <w:rsid w:val="00AF736F"/>
    <w:rsid w:val="00B10E35"/>
    <w:rsid w:val="00B17164"/>
    <w:rsid w:val="00B22FA5"/>
    <w:rsid w:val="00B2326A"/>
    <w:rsid w:val="00B3146B"/>
    <w:rsid w:val="00B322BD"/>
    <w:rsid w:val="00B37D01"/>
    <w:rsid w:val="00B43DA3"/>
    <w:rsid w:val="00B61562"/>
    <w:rsid w:val="00B8130E"/>
    <w:rsid w:val="00B92273"/>
    <w:rsid w:val="00BA271C"/>
    <w:rsid w:val="00BA6775"/>
    <w:rsid w:val="00BB27AC"/>
    <w:rsid w:val="00BC78A5"/>
    <w:rsid w:val="00BD2958"/>
    <w:rsid w:val="00BD4576"/>
    <w:rsid w:val="00BD486C"/>
    <w:rsid w:val="00BE05F9"/>
    <w:rsid w:val="00BE1FB3"/>
    <w:rsid w:val="00BE4A31"/>
    <w:rsid w:val="00BE5432"/>
    <w:rsid w:val="00BF25B3"/>
    <w:rsid w:val="00BF5C9D"/>
    <w:rsid w:val="00BF640B"/>
    <w:rsid w:val="00C03979"/>
    <w:rsid w:val="00C1252C"/>
    <w:rsid w:val="00C14F32"/>
    <w:rsid w:val="00C2220B"/>
    <w:rsid w:val="00C224E2"/>
    <w:rsid w:val="00C242B6"/>
    <w:rsid w:val="00C34CB4"/>
    <w:rsid w:val="00C45938"/>
    <w:rsid w:val="00C550D4"/>
    <w:rsid w:val="00C551E4"/>
    <w:rsid w:val="00C5611B"/>
    <w:rsid w:val="00C637D1"/>
    <w:rsid w:val="00C674B5"/>
    <w:rsid w:val="00C71E1A"/>
    <w:rsid w:val="00C74854"/>
    <w:rsid w:val="00C91C00"/>
    <w:rsid w:val="00C92C0B"/>
    <w:rsid w:val="00C9441A"/>
    <w:rsid w:val="00CC6FE2"/>
    <w:rsid w:val="00CD0676"/>
    <w:rsid w:val="00CD0AF7"/>
    <w:rsid w:val="00CD1D9C"/>
    <w:rsid w:val="00CD2CB7"/>
    <w:rsid w:val="00CD51A8"/>
    <w:rsid w:val="00CD5F4C"/>
    <w:rsid w:val="00CE50D6"/>
    <w:rsid w:val="00CE651D"/>
    <w:rsid w:val="00CE7B11"/>
    <w:rsid w:val="00CF3F71"/>
    <w:rsid w:val="00D1215D"/>
    <w:rsid w:val="00D133A6"/>
    <w:rsid w:val="00D1479F"/>
    <w:rsid w:val="00D306F6"/>
    <w:rsid w:val="00D3105A"/>
    <w:rsid w:val="00D34828"/>
    <w:rsid w:val="00D34F7B"/>
    <w:rsid w:val="00D446C5"/>
    <w:rsid w:val="00D66453"/>
    <w:rsid w:val="00D72C8A"/>
    <w:rsid w:val="00D7731F"/>
    <w:rsid w:val="00D83CC2"/>
    <w:rsid w:val="00D847AF"/>
    <w:rsid w:val="00D9558A"/>
    <w:rsid w:val="00D96474"/>
    <w:rsid w:val="00DB48CB"/>
    <w:rsid w:val="00DC0934"/>
    <w:rsid w:val="00DD7ABD"/>
    <w:rsid w:val="00DE5826"/>
    <w:rsid w:val="00DF38C3"/>
    <w:rsid w:val="00DF5333"/>
    <w:rsid w:val="00E00726"/>
    <w:rsid w:val="00E10F33"/>
    <w:rsid w:val="00E1163F"/>
    <w:rsid w:val="00E15D35"/>
    <w:rsid w:val="00E20AAC"/>
    <w:rsid w:val="00E2489F"/>
    <w:rsid w:val="00E42734"/>
    <w:rsid w:val="00E54DBB"/>
    <w:rsid w:val="00E61C20"/>
    <w:rsid w:val="00E64622"/>
    <w:rsid w:val="00E80192"/>
    <w:rsid w:val="00E83A6E"/>
    <w:rsid w:val="00E84102"/>
    <w:rsid w:val="00E92188"/>
    <w:rsid w:val="00E95CED"/>
    <w:rsid w:val="00EA15B0"/>
    <w:rsid w:val="00EA42BF"/>
    <w:rsid w:val="00EB3EE9"/>
    <w:rsid w:val="00EC70F0"/>
    <w:rsid w:val="00ED6CBB"/>
    <w:rsid w:val="00ED6EA1"/>
    <w:rsid w:val="00ED6EE2"/>
    <w:rsid w:val="00ED7339"/>
    <w:rsid w:val="00EE5C25"/>
    <w:rsid w:val="00EF0B28"/>
    <w:rsid w:val="00EF4CC8"/>
    <w:rsid w:val="00EF5ED1"/>
    <w:rsid w:val="00F02609"/>
    <w:rsid w:val="00F06D5F"/>
    <w:rsid w:val="00F11260"/>
    <w:rsid w:val="00F1425D"/>
    <w:rsid w:val="00F14F0D"/>
    <w:rsid w:val="00F21A23"/>
    <w:rsid w:val="00F25F39"/>
    <w:rsid w:val="00F2670A"/>
    <w:rsid w:val="00F33EDC"/>
    <w:rsid w:val="00F34F76"/>
    <w:rsid w:val="00F403BF"/>
    <w:rsid w:val="00F40B0A"/>
    <w:rsid w:val="00F451E8"/>
    <w:rsid w:val="00F559A1"/>
    <w:rsid w:val="00F57042"/>
    <w:rsid w:val="00F67096"/>
    <w:rsid w:val="00F67B54"/>
    <w:rsid w:val="00F70D0F"/>
    <w:rsid w:val="00F77835"/>
    <w:rsid w:val="00F86523"/>
    <w:rsid w:val="00FA49AA"/>
    <w:rsid w:val="00FA57C7"/>
    <w:rsid w:val="00FA66F8"/>
    <w:rsid w:val="00FB439D"/>
    <w:rsid w:val="00FC388D"/>
    <w:rsid w:val="00FC48F8"/>
    <w:rsid w:val="00FE0108"/>
  </w:rsids>
  <m:mathPr>
    <m:mathFont m:val="Cambria Math"/>
    <m:brkBin m:val="before"/>
    <m:brkBinSub m:val="--"/>
    <m:smallFrac/>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F94A1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4"/>
        <w:szCs w:val="24"/>
        <w:lang w:val="en-US" w:eastAsia="en-GB" w:bidi="ar-SA"/>
      </w:rPr>
    </w:rPrDefault>
    <w:pPrDefault>
      <w:pPr>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103A46"/>
  </w:style>
  <w:style w:type="paragraph" w:styleId="Heading1">
    <w:name w:val="heading 1"/>
    <w:basedOn w:val="Normal"/>
    <w:next w:val="Normal"/>
    <w:rsid w:val="00103A46"/>
    <w:pPr>
      <w:keepNext/>
      <w:keepLines/>
      <w:spacing w:before="480" w:after="120"/>
      <w:contextualSpacing/>
      <w:outlineLvl w:val="0"/>
    </w:pPr>
    <w:rPr>
      <w:b/>
      <w:sz w:val="48"/>
      <w:szCs w:val="48"/>
    </w:rPr>
  </w:style>
  <w:style w:type="paragraph" w:styleId="Heading2">
    <w:name w:val="heading 2"/>
    <w:basedOn w:val="Normal"/>
    <w:next w:val="Normal"/>
    <w:rsid w:val="00103A46"/>
    <w:pPr>
      <w:keepNext/>
      <w:keepLines/>
      <w:spacing w:before="360" w:after="80"/>
      <w:contextualSpacing/>
      <w:outlineLvl w:val="1"/>
    </w:pPr>
    <w:rPr>
      <w:b/>
      <w:sz w:val="36"/>
      <w:szCs w:val="36"/>
    </w:rPr>
  </w:style>
  <w:style w:type="paragraph" w:styleId="Heading3">
    <w:name w:val="heading 3"/>
    <w:basedOn w:val="Normal"/>
    <w:next w:val="Normal"/>
    <w:rsid w:val="00103A46"/>
    <w:pPr>
      <w:keepNext/>
      <w:keepLines/>
      <w:spacing w:before="280" w:after="80"/>
      <w:contextualSpacing/>
      <w:outlineLvl w:val="2"/>
    </w:pPr>
    <w:rPr>
      <w:b/>
      <w:sz w:val="28"/>
      <w:szCs w:val="28"/>
    </w:rPr>
  </w:style>
  <w:style w:type="paragraph" w:styleId="Heading4">
    <w:name w:val="heading 4"/>
    <w:basedOn w:val="Normal"/>
    <w:next w:val="Normal"/>
    <w:rsid w:val="00103A46"/>
    <w:pPr>
      <w:keepNext/>
      <w:keepLines/>
      <w:spacing w:before="240" w:after="40"/>
      <w:contextualSpacing/>
      <w:outlineLvl w:val="3"/>
    </w:pPr>
    <w:rPr>
      <w:b/>
    </w:rPr>
  </w:style>
  <w:style w:type="paragraph" w:styleId="Heading5">
    <w:name w:val="heading 5"/>
    <w:basedOn w:val="Normal"/>
    <w:next w:val="Normal"/>
    <w:rsid w:val="00103A46"/>
    <w:pPr>
      <w:keepNext/>
      <w:keepLines/>
      <w:spacing w:before="220" w:after="40"/>
      <w:contextualSpacing/>
      <w:outlineLvl w:val="4"/>
    </w:pPr>
    <w:rPr>
      <w:b/>
      <w:sz w:val="22"/>
      <w:szCs w:val="22"/>
    </w:rPr>
  </w:style>
  <w:style w:type="paragraph" w:styleId="Heading6">
    <w:name w:val="heading 6"/>
    <w:basedOn w:val="Normal"/>
    <w:next w:val="Normal"/>
    <w:rsid w:val="00103A46"/>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103A46"/>
    <w:pPr>
      <w:keepNext/>
      <w:keepLines/>
      <w:spacing w:before="480" w:after="120"/>
      <w:contextualSpacing/>
    </w:pPr>
    <w:rPr>
      <w:b/>
      <w:sz w:val="72"/>
      <w:szCs w:val="72"/>
    </w:rPr>
  </w:style>
  <w:style w:type="paragraph" w:styleId="Subtitle">
    <w:name w:val="Subtitle"/>
    <w:basedOn w:val="Normal"/>
    <w:next w:val="Normal"/>
    <w:rsid w:val="00103A46"/>
    <w:pPr>
      <w:keepNext/>
      <w:keepLines/>
      <w:spacing w:before="360" w:after="80"/>
      <w:contextualSpacing/>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F02609"/>
    <w:rPr>
      <w:sz w:val="18"/>
      <w:szCs w:val="18"/>
    </w:rPr>
  </w:style>
  <w:style w:type="paragraph" w:styleId="CommentText">
    <w:name w:val="annotation text"/>
    <w:basedOn w:val="Normal"/>
    <w:link w:val="CommentTextChar"/>
    <w:uiPriority w:val="99"/>
    <w:semiHidden/>
    <w:unhideWhenUsed/>
    <w:rsid w:val="00F02609"/>
  </w:style>
  <w:style w:type="character" w:customStyle="1" w:styleId="CommentTextChar">
    <w:name w:val="Comment Text Char"/>
    <w:basedOn w:val="DefaultParagraphFont"/>
    <w:link w:val="CommentText"/>
    <w:uiPriority w:val="99"/>
    <w:semiHidden/>
    <w:rsid w:val="00F02609"/>
  </w:style>
  <w:style w:type="paragraph" w:styleId="CommentSubject">
    <w:name w:val="annotation subject"/>
    <w:basedOn w:val="CommentText"/>
    <w:next w:val="CommentText"/>
    <w:link w:val="CommentSubjectChar"/>
    <w:uiPriority w:val="99"/>
    <w:semiHidden/>
    <w:unhideWhenUsed/>
    <w:rsid w:val="00F02609"/>
    <w:rPr>
      <w:b/>
      <w:bCs/>
      <w:sz w:val="20"/>
      <w:szCs w:val="20"/>
    </w:rPr>
  </w:style>
  <w:style w:type="character" w:customStyle="1" w:styleId="CommentSubjectChar">
    <w:name w:val="Comment Subject Char"/>
    <w:basedOn w:val="CommentTextChar"/>
    <w:link w:val="CommentSubject"/>
    <w:uiPriority w:val="99"/>
    <w:semiHidden/>
    <w:rsid w:val="00F02609"/>
    <w:rPr>
      <w:b/>
      <w:bCs/>
      <w:sz w:val="20"/>
      <w:szCs w:val="20"/>
    </w:rPr>
  </w:style>
  <w:style w:type="paragraph" w:styleId="BalloonText">
    <w:name w:val="Balloon Text"/>
    <w:basedOn w:val="Normal"/>
    <w:link w:val="BalloonTextChar"/>
    <w:uiPriority w:val="99"/>
    <w:semiHidden/>
    <w:unhideWhenUsed/>
    <w:rsid w:val="00F0260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02609"/>
    <w:rPr>
      <w:rFonts w:ascii="Times New Roman" w:hAnsi="Times New Roman" w:cs="Times New Roman"/>
      <w:sz w:val="18"/>
      <w:szCs w:val="18"/>
    </w:rPr>
  </w:style>
  <w:style w:type="paragraph" w:styleId="ListParagraph">
    <w:name w:val="List Paragraph"/>
    <w:basedOn w:val="Normal"/>
    <w:uiPriority w:val="34"/>
    <w:qFormat/>
    <w:rsid w:val="0032711E"/>
    <w:pPr>
      <w:ind w:left="720"/>
      <w:contextualSpacing/>
    </w:pPr>
  </w:style>
  <w:style w:type="character" w:styleId="Hyperlink">
    <w:name w:val="Hyperlink"/>
    <w:basedOn w:val="DefaultParagraphFont"/>
    <w:uiPriority w:val="99"/>
    <w:unhideWhenUsed/>
    <w:rsid w:val="009828EC"/>
    <w:rPr>
      <w:color w:val="0563C1" w:themeColor="hyperlink"/>
      <w:u w:val="single"/>
    </w:rPr>
  </w:style>
  <w:style w:type="paragraph" w:styleId="Revision">
    <w:name w:val="Revision"/>
    <w:hidden/>
    <w:uiPriority w:val="99"/>
    <w:semiHidden/>
    <w:rsid w:val="001E35C1"/>
    <w:pPr>
      <w:pBdr>
        <w:top w:val="none" w:sz="0" w:space="0" w:color="auto"/>
        <w:left w:val="none" w:sz="0" w:space="0" w:color="auto"/>
        <w:bottom w:val="none" w:sz="0" w:space="0" w:color="auto"/>
        <w:right w:val="none" w:sz="0" w:space="0" w:color="auto"/>
        <w:between w:val="none" w:sz="0" w:space="0" w:color="auto"/>
      </w:pBd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539991">
      <w:bodyDiv w:val="1"/>
      <w:marLeft w:val="0"/>
      <w:marRight w:val="0"/>
      <w:marTop w:val="0"/>
      <w:marBottom w:val="0"/>
      <w:divBdr>
        <w:top w:val="none" w:sz="0" w:space="0" w:color="auto"/>
        <w:left w:val="none" w:sz="0" w:space="0" w:color="auto"/>
        <w:bottom w:val="none" w:sz="0" w:space="0" w:color="auto"/>
        <w:right w:val="none" w:sz="0" w:space="0" w:color="auto"/>
      </w:divBdr>
    </w:div>
    <w:div w:id="105083482">
      <w:bodyDiv w:val="1"/>
      <w:marLeft w:val="0"/>
      <w:marRight w:val="0"/>
      <w:marTop w:val="0"/>
      <w:marBottom w:val="0"/>
      <w:divBdr>
        <w:top w:val="none" w:sz="0" w:space="0" w:color="auto"/>
        <w:left w:val="none" w:sz="0" w:space="0" w:color="auto"/>
        <w:bottom w:val="none" w:sz="0" w:space="0" w:color="auto"/>
        <w:right w:val="none" w:sz="0" w:space="0" w:color="auto"/>
      </w:divBdr>
    </w:div>
    <w:div w:id="28766143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snapshotserengeti.org" TargetMode="External"/><Relationship Id="rId20" Type="http://schemas.openxmlformats.org/officeDocument/2006/relationships/image" Target="media/image1.emf"/><Relationship Id="rId21" Type="http://schemas.openxmlformats.org/officeDocument/2006/relationships/image" Target="media/image2.emf"/><Relationship Id="rId22" Type="http://schemas.openxmlformats.org/officeDocument/2006/relationships/image" Target="media/image3.emf"/><Relationship Id="rId23" Type="http://schemas.openxmlformats.org/officeDocument/2006/relationships/image" Target="media/image4.png"/><Relationship Id="rId24" Type="http://schemas.openxmlformats.org/officeDocument/2006/relationships/image" Target="media/image5.emf"/><Relationship Id="rId25" Type="http://schemas.openxmlformats.org/officeDocument/2006/relationships/image" Target="media/image6.emf"/><Relationship Id="rId26" Type="http://schemas.openxmlformats.org/officeDocument/2006/relationships/image" Target="media/image7.emf"/><Relationship Id="rId27" Type="http://schemas.openxmlformats.org/officeDocument/2006/relationships/image" Target="media/image8.emf"/><Relationship Id="rId28" Type="http://schemas.openxmlformats.org/officeDocument/2006/relationships/image" Target="media/image9.emf"/><Relationship Id="rId29" Type="http://schemas.openxmlformats.org/officeDocument/2006/relationships/image" Target="media/image10.emf"/><Relationship Id="rId30" Type="http://schemas.openxmlformats.org/officeDocument/2006/relationships/fontTable" Target="fontTable.xml"/><Relationship Id="rId31" Type="http://schemas.microsoft.com/office/2011/relationships/people" Target="people.xml"/><Relationship Id="rId32" Type="http://schemas.openxmlformats.org/officeDocument/2006/relationships/theme" Target="theme/theme1.xml"/><Relationship Id="rId10" Type="http://schemas.openxmlformats.org/officeDocument/2006/relationships/hyperlink" Target="http://www.snapshotserengeti.org" TargetMode="External"/><Relationship Id="rId11" Type="http://schemas.openxmlformats.org/officeDocument/2006/relationships/hyperlink" Target="http://www.cameracatalogue.org" TargetMode="External"/><Relationship Id="rId12" Type="http://schemas.openxmlformats.org/officeDocument/2006/relationships/hyperlink" Target="http://www.cameracatalogue.org" TargetMode="External"/><Relationship Id="rId13" Type="http://schemas.openxmlformats.org/officeDocument/2006/relationships/hyperlink" Target="http://www.snapshotsatsea.org" TargetMode="External"/><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hyperlink" Target="http://www.github.com/aliburchard/snapsatsea" TargetMode="External"/><Relationship Id="rId17" Type="http://schemas.openxmlformats.org/officeDocument/2006/relationships/hyperlink" Target="http://www.snapshotserengeti.org)" TargetMode="External"/><Relationship Id="rId18" Type="http://schemas.openxmlformats.org/officeDocument/2006/relationships/hyperlink" Target="http://www.zooniverse.org/lab)" TargetMode="External"/><Relationship Id="rId19" Type="http://schemas.openxmlformats.org/officeDocument/2006/relationships/hyperlink" Target="http://www.cameracatalogue.org)"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zooniverse.org" TargetMode="External"/><Relationship Id="rId6" Type="http://schemas.openxmlformats.org/officeDocument/2006/relationships/hyperlink" Target="http://www.zooniverse.org" TargetMode="External"/><Relationship Id="rId7" Type="http://schemas.openxmlformats.org/officeDocument/2006/relationships/hyperlink" Target="http://www.galaxyzoo.org" TargetMode="External"/><Relationship Id="rId8" Type="http://schemas.openxmlformats.org/officeDocument/2006/relationships/hyperlink" Target="http://www.galaxyzoo.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TotalTime>
  <Pages>13</Pages>
  <Words>4572</Words>
  <Characters>26067</Characters>
  <Application>Microsoft Macintosh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30578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8</cp:revision>
  <cp:lastPrinted>2017-07-28T08:09:00Z</cp:lastPrinted>
  <dcterms:created xsi:type="dcterms:W3CDTF">2017-07-28T08:27:00Z</dcterms:created>
  <dcterms:modified xsi:type="dcterms:W3CDTF">2017-07-28T15:49:00Z</dcterms:modified>
</cp:coreProperties>
</file>