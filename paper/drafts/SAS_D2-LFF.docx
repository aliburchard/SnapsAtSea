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emf" ContentType="image/x-emf"/>
  <Override PartName="/word/comments.xml" ContentType="application/vnd.openxmlformats-officedocument.wordprocessingml.comments+xml"/>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ackground w:color="FFFFFF"/>
  <w:body>
    <w:p w:rsidR="00D34828" w:rsidRDefault="00325CA2" w:rsidP="00CF3F71">
      <w:pPr>
        <w:outlineLvl w:val="0"/>
        <w:rPr>
          <w:rFonts w:ascii="Times New Roman" w:eastAsia="Times New Roman" w:hAnsi="Times New Roman" w:cs="Times New Roman"/>
          <w:b/>
          <w:sz w:val="22"/>
          <w:szCs w:val="22"/>
        </w:rPr>
      </w:pPr>
      <w:r w:rsidRPr="00325CA2">
        <w:rPr>
          <w:rFonts w:ascii="Times New Roman" w:eastAsia="Times New Roman" w:hAnsi="Times New Roman" w:cs="Times New Roman"/>
          <w:b/>
          <w:sz w:val="22"/>
          <w:szCs w:val="22"/>
        </w:rPr>
        <w:t>Title??</w:t>
      </w:r>
    </w:p>
    <w:p w:rsidR="003F238C" w:rsidRDefault="003F238C" w:rsidP="00CF3F71">
      <w:pPr>
        <w:outlineLvl w:val="0"/>
        <w:rPr>
          <w:rFonts w:ascii="Times New Roman" w:eastAsia="Times New Roman" w:hAnsi="Times New Roman" w:cs="Times New Roman"/>
          <w:b/>
          <w:sz w:val="22"/>
          <w:szCs w:val="22"/>
        </w:rPr>
      </w:pPr>
    </w:p>
    <w:p w:rsidR="00E64622" w:rsidRPr="00E64622" w:rsidRDefault="00E64622" w:rsidP="00CF3F71">
      <w:pPr>
        <w:outlineLvl w:val="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Alexandra Swanson, Helen </w:t>
      </w:r>
      <w:proofErr w:type="spellStart"/>
      <w:r>
        <w:rPr>
          <w:rFonts w:ascii="Times New Roman" w:eastAsia="Times New Roman" w:hAnsi="Times New Roman" w:cs="Times New Roman"/>
          <w:sz w:val="22"/>
          <w:szCs w:val="22"/>
        </w:rPr>
        <w:t>Spiers</w:t>
      </w:r>
      <w:proofErr w:type="spellEnd"/>
      <w:r>
        <w:rPr>
          <w:rFonts w:ascii="Times New Roman" w:eastAsia="Times New Roman" w:hAnsi="Times New Roman" w:cs="Times New Roman"/>
          <w:sz w:val="22"/>
          <w:szCs w:val="22"/>
        </w:rPr>
        <w:t xml:space="preserve">, Lucy Fortson, Ted </w:t>
      </w:r>
      <w:proofErr w:type="spellStart"/>
      <w:r>
        <w:rPr>
          <w:rFonts w:ascii="Times New Roman" w:eastAsia="Times New Roman" w:hAnsi="Times New Roman" w:cs="Times New Roman"/>
          <w:sz w:val="22"/>
          <w:szCs w:val="22"/>
        </w:rPr>
        <w:t>Cheeseman</w:t>
      </w:r>
      <w:proofErr w:type="spellEnd"/>
      <w:r>
        <w:rPr>
          <w:rFonts w:ascii="Times New Roman" w:eastAsia="Times New Roman" w:hAnsi="Times New Roman" w:cs="Times New Roman"/>
          <w:sz w:val="22"/>
          <w:szCs w:val="22"/>
        </w:rPr>
        <w:t xml:space="preserve">, Chris </w:t>
      </w:r>
      <w:proofErr w:type="spellStart"/>
      <w:r>
        <w:rPr>
          <w:rFonts w:ascii="Times New Roman" w:eastAsia="Times New Roman" w:hAnsi="Times New Roman" w:cs="Times New Roman"/>
          <w:sz w:val="22"/>
          <w:szCs w:val="22"/>
        </w:rPr>
        <w:t>Lintott</w:t>
      </w:r>
      <w:proofErr w:type="spellEnd"/>
    </w:p>
    <w:p w:rsidR="00325CA2" w:rsidRPr="00325CA2" w:rsidRDefault="00325CA2" w:rsidP="00CF3F71">
      <w:pPr>
        <w:outlineLvl w:val="0"/>
        <w:rPr>
          <w:rFonts w:ascii="Times New Roman" w:eastAsia="Times New Roman" w:hAnsi="Times New Roman" w:cs="Times New Roman"/>
          <w:sz w:val="22"/>
          <w:szCs w:val="22"/>
          <w:u w:val="single"/>
        </w:rPr>
      </w:pPr>
    </w:p>
    <w:p w:rsidR="00575EC2" w:rsidRPr="00325CA2" w:rsidRDefault="00180692" w:rsidP="00CF3F71">
      <w:pPr>
        <w:outlineLvl w:val="0"/>
        <w:rPr>
          <w:rFonts w:ascii="Times New Roman" w:eastAsia="Times New Roman" w:hAnsi="Times New Roman" w:cs="Times New Roman"/>
          <w:b/>
          <w:sz w:val="22"/>
          <w:szCs w:val="22"/>
        </w:rPr>
      </w:pPr>
      <w:r w:rsidRPr="00325CA2">
        <w:rPr>
          <w:rFonts w:ascii="Times New Roman" w:eastAsia="Times New Roman" w:hAnsi="Times New Roman" w:cs="Times New Roman"/>
          <w:b/>
          <w:sz w:val="22"/>
          <w:szCs w:val="22"/>
        </w:rPr>
        <w:t>Abstract</w:t>
      </w:r>
    </w:p>
    <w:p w:rsidR="00575EC2" w:rsidRDefault="00575EC2">
      <w:pPr>
        <w:rPr>
          <w:rFonts w:ascii="Times New Roman" w:eastAsia="Times New Roman" w:hAnsi="Times New Roman" w:cs="Times New Roman"/>
          <w:b/>
          <w:sz w:val="22"/>
          <w:szCs w:val="22"/>
          <w:u w:val="single"/>
        </w:rPr>
      </w:pPr>
    </w:p>
    <w:p w:rsidR="00D34828" w:rsidRDefault="00D34828">
      <w:pPr>
        <w:rPr>
          <w:rFonts w:ascii="Times New Roman" w:eastAsia="Times New Roman" w:hAnsi="Times New Roman" w:cs="Times New Roman"/>
          <w:b/>
          <w:sz w:val="22"/>
          <w:szCs w:val="22"/>
          <w:u w:val="single"/>
        </w:rPr>
      </w:pPr>
    </w:p>
    <w:p w:rsidR="00575EC2" w:rsidRPr="00325CA2" w:rsidRDefault="00180692" w:rsidP="00CF3F71">
      <w:pPr>
        <w:outlineLvl w:val="0"/>
        <w:rPr>
          <w:rFonts w:ascii="Times New Roman" w:eastAsia="Times New Roman" w:hAnsi="Times New Roman" w:cs="Times New Roman"/>
          <w:b/>
          <w:sz w:val="22"/>
          <w:szCs w:val="22"/>
        </w:rPr>
      </w:pPr>
      <w:r w:rsidRPr="00325CA2">
        <w:rPr>
          <w:rFonts w:ascii="Times New Roman" w:eastAsia="Times New Roman" w:hAnsi="Times New Roman" w:cs="Times New Roman"/>
          <w:b/>
          <w:sz w:val="22"/>
          <w:szCs w:val="22"/>
        </w:rPr>
        <w:t>Introduction</w:t>
      </w:r>
    </w:p>
    <w:p w:rsidR="00575EC2" w:rsidRDefault="00180692">
      <w:pPr>
        <w:rPr>
          <w:rFonts w:ascii="Times New Roman" w:eastAsia="Times New Roman" w:hAnsi="Times New Roman" w:cs="Times New Roman"/>
          <w:b/>
          <w:sz w:val="22"/>
          <w:szCs w:val="22"/>
          <w:u w:val="single"/>
        </w:rPr>
      </w:pPr>
      <w:r>
        <w:rPr>
          <w:rFonts w:ascii="Times New Roman" w:eastAsia="Times New Roman" w:hAnsi="Times New Roman" w:cs="Times New Roman"/>
          <w:b/>
          <w:sz w:val="22"/>
          <w:szCs w:val="22"/>
          <w:u w:val="single"/>
        </w:rPr>
        <w:t xml:space="preserve"> </w:t>
      </w:r>
    </w:p>
    <w:p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w:t>
      </w:r>
      <w:proofErr w:type="spellStart"/>
      <w:r>
        <w:rPr>
          <w:rFonts w:ascii="Times New Roman" w:eastAsia="Times New Roman" w:hAnsi="Times New Roman" w:cs="Times New Roman"/>
          <w:sz w:val="22"/>
          <w:szCs w:val="22"/>
        </w:rPr>
        <w:t>Zooniverse</w:t>
      </w:r>
      <w:proofErr w:type="spellEnd"/>
      <w:r>
        <w:rPr>
          <w:rFonts w:ascii="Times New Roman" w:eastAsia="Times New Roman" w:hAnsi="Times New Roman" w:cs="Times New Roman"/>
          <w:sz w:val="22"/>
          <w:szCs w:val="22"/>
        </w:rPr>
        <w:t xml:space="preserve"> is an online citizen science platform that engages volunteers by asking for help in the interpretation of large-scale datasets. At</w:t>
      </w:r>
      <w:hyperlink r:id="rId5">
        <w:r>
          <w:rPr>
            <w:rFonts w:ascii="Times New Roman" w:eastAsia="Times New Roman" w:hAnsi="Times New Roman" w:cs="Times New Roman"/>
            <w:sz w:val="22"/>
            <w:szCs w:val="22"/>
          </w:rPr>
          <w:t xml:space="preserve"> </w:t>
        </w:r>
      </w:hyperlink>
      <w:hyperlink r:id="rId6">
        <w:r>
          <w:rPr>
            <w:rFonts w:ascii="Times New Roman" w:eastAsia="Times New Roman" w:hAnsi="Times New Roman" w:cs="Times New Roman"/>
            <w:color w:val="1155CC"/>
            <w:sz w:val="22"/>
            <w:szCs w:val="22"/>
            <w:u w:val="single"/>
          </w:rPr>
          <w:t>www.zooniverse.org</w:t>
        </w:r>
      </w:hyperlink>
      <w:r>
        <w:rPr>
          <w:rFonts w:ascii="Times New Roman" w:eastAsia="Times New Roman" w:hAnsi="Times New Roman" w:cs="Times New Roman"/>
          <w:sz w:val="22"/>
          <w:szCs w:val="22"/>
        </w:rPr>
        <w:t>, researchers from across disciplines ask volunteers to apply their pattern-recognition skills to classify what they see in images or videos, such as the species of wildlife captured in camera traps or the morphology of galaxies in telescope imagery. Since its inception with the launch of</w:t>
      </w:r>
      <w:hyperlink r:id="rId7">
        <w:r>
          <w:rPr>
            <w:rFonts w:ascii="Times New Roman" w:eastAsia="Times New Roman" w:hAnsi="Times New Roman" w:cs="Times New Roman"/>
            <w:sz w:val="22"/>
            <w:szCs w:val="22"/>
          </w:rPr>
          <w:t xml:space="preserve"> </w:t>
        </w:r>
      </w:hyperlink>
      <w:hyperlink r:id="rId8">
        <w:r>
          <w:rPr>
            <w:rFonts w:ascii="Times New Roman" w:eastAsia="Times New Roman" w:hAnsi="Times New Roman" w:cs="Times New Roman"/>
            <w:color w:val="1155CC"/>
            <w:sz w:val="22"/>
            <w:szCs w:val="22"/>
            <w:u w:val="single"/>
          </w:rPr>
          <w:t>www.galaxyzoo.org</w:t>
        </w:r>
      </w:hyperlink>
      <w:r>
        <w:rPr>
          <w:rFonts w:ascii="Times New Roman" w:eastAsia="Times New Roman" w:hAnsi="Times New Roman" w:cs="Times New Roman"/>
          <w:sz w:val="22"/>
          <w:szCs w:val="22"/>
        </w:rPr>
        <w:t xml:space="preserve"> in 2007, the </w:t>
      </w:r>
      <w:proofErr w:type="spellStart"/>
      <w:r>
        <w:rPr>
          <w:rFonts w:ascii="Times New Roman" w:eastAsia="Times New Roman" w:hAnsi="Times New Roman" w:cs="Times New Roman"/>
          <w:sz w:val="22"/>
          <w:szCs w:val="22"/>
        </w:rPr>
        <w:t>Zooniverse</w:t>
      </w:r>
      <w:proofErr w:type="spellEnd"/>
      <w:r>
        <w:rPr>
          <w:rFonts w:ascii="Times New Roman" w:eastAsia="Times New Roman" w:hAnsi="Times New Roman" w:cs="Times New Roman"/>
          <w:sz w:val="22"/>
          <w:szCs w:val="22"/>
        </w:rPr>
        <w:t xml:space="preserve"> has grown to include over 1.6 million registered volunteers who participate across more than 100 different research projects; the need for citizen science in data interpretation shows no signs of abating. Since launching the project builder platform (www.zooniverse.org/lab) in 2015, which allows researchers to launch projects without customized software development, the number of research projects within the </w:t>
      </w:r>
      <w:proofErr w:type="spellStart"/>
      <w:r>
        <w:rPr>
          <w:rFonts w:ascii="Times New Roman" w:eastAsia="Times New Roman" w:hAnsi="Times New Roman" w:cs="Times New Roman"/>
          <w:sz w:val="22"/>
          <w:szCs w:val="22"/>
        </w:rPr>
        <w:t>Zooniverse</w:t>
      </w:r>
      <w:proofErr w:type="spellEnd"/>
      <w:r>
        <w:rPr>
          <w:rFonts w:ascii="Times New Roman" w:eastAsia="Times New Roman" w:hAnsi="Times New Roman" w:cs="Times New Roman"/>
          <w:sz w:val="22"/>
          <w:szCs w:val="22"/>
        </w:rPr>
        <w:t xml:space="preserve"> has more than doubled (Figure 1). However, such rapid growth in citizen science projects threatens to outpace the growth of </w:t>
      </w:r>
      <w:ins w:id="0" w:author="Lucy Fortson" w:date="2017-07-21T09:25:00Z">
        <w:r w:rsidR="00AC6925">
          <w:rPr>
            <w:rFonts w:ascii="Times New Roman" w:eastAsia="Times New Roman" w:hAnsi="Times New Roman" w:cs="Times New Roman"/>
            <w:sz w:val="22"/>
            <w:szCs w:val="22"/>
          </w:rPr>
          <w:t xml:space="preserve">the </w:t>
        </w:r>
      </w:ins>
      <w:r>
        <w:rPr>
          <w:rFonts w:ascii="Times New Roman" w:eastAsia="Times New Roman" w:hAnsi="Times New Roman" w:cs="Times New Roman"/>
          <w:sz w:val="22"/>
          <w:szCs w:val="22"/>
        </w:rPr>
        <w:t>volunteer community; citizen science projects need to become more efficient and more engaging to keep pace with the data-analysis demand.</w:t>
      </w:r>
    </w:p>
    <w:p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Mobile technology and</w:t>
      </w:r>
      <w:r>
        <w:rPr>
          <w:rFonts w:ascii="Times New Roman" w:eastAsia="Times New Roman" w:hAnsi="Times New Roman" w:cs="Times New Roman"/>
          <w:b/>
          <w:sz w:val="22"/>
          <w:szCs w:val="22"/>
        </w:rPr>
        <w:t xml:space="preserve"> </w:t>
      </w:r>
      <w:r>
        <w:rPr>
          <w:rFonts w:ascii="Times New Roman" w:eastAsia="Times New Roman" w:hAnsi="Times New Roman" w:cs="Times New Roman"/>
          <w:sz w:val="22"/>
          <w:szCs w:val="22"/>
        </w:rPr>
        <w:t>machine learning advancements p</w:t>
      </w:r>
      <w:r w:rsidR="00F02609">
        <w:rPr>
          <w:rFonts w:ascii="Times New Roman" w:eastAsia="Times New Roman" w:hAnsi="Times New Roman" w:cs="Times New Roman"/>
          <w:sz w:val="22"/>
          <w:szCs w:val="22"/>
        </w:rPr>
        <w:t xml:space="preserve">rovide novel opportunities for </w:t>
      </w:r>
      <w:r>
        <w:rPr>
          <w:rFonts w:ascii="Times New Roman" w:eastAsia="Times New Roman" w:hAnsi="Times New Roman" w:cs="Times New Roman"/>
          <w:sz w:val="22"/>
          <w:szCs w:val="22"/>
        </w:rPr>
        <w:t>enhancing efficiency in onl</w:t>
      </w:r>
      <w:r w:rsidR="00F02609">
        <w:rPr>
          <w:rFonts w:ascii="Times New Roman" w:eastAsia="Times New Roman" w:hAnsi="Times New Roman" w:cs="Times New Roman"/>
          <w:sz w:val="22"/>
          <w:szCs w:val="22"/>
        </w:rPr>
        <w:t>ine citizen data processing. Mobile phones allow</w:t>
      </w:r>
      <w:r>
        <w:rPr>
          <w:rFonts w:ascii="Times New Roman" w:eastAsia="Times New Roman" w:hAnsi="Times New Roman" w:cs="Times New Roman"/>
          <w:sz w:val="22"/>
          <w:szCs w:val="22"/>
        </w:rPr>
        <w:t xml:space="preserve"> increased volunteer engagement </w:t>
      </w:r>
      <w:proofErr w:type="gramStart"/>
      <w:r>
        <w:rPr>
          <w:rFonts w:ascii="Times New Roman" w:eastAsia="Times New Roman" w:hAnsi="Times New Roman" w:cs="Times New Roman"/>
          <w:sz w:val="22"/>
          <w:szCs w:val="22"/>
        </w:rPr>
        <w:t>throughout</w:t>
      </w:r>
      <w:proofErr w:type="gramEnd"/>
      <w:r>
        <w:rPr>
          <w:rFonts w:ascii="Times New Roman" w:eastAsia="Times New Roman" w:hAnsi="Times New Roman" w:cs="Times New Roman"/>
          <w:sz w:val="22"/>
          <w:szCs w:val="22"/>
        </w:rPr>
        <w:t xml:space="preserve"> the day, whereas machine learning enables automatic image identification, thus reducing the number of images requiring human input. However, not all online citizen science projects are immediately suited to these approaches: for example, ecology projects (e.g.</w:t>
      </w:r>
      <w:hyperlink r:id="rId9">
        <w:r>
          <w:rPr>
            <w:rFonts w:ascii="Times New Roman" w:eastAsia="Times New Roman" w:hAnsi="Times New Roman" w:cs="Times New Roman"/>
            <w:sz w:val="22"/>
            <w:szCs w:val="22"/>
          </w:rPr>
          <w:t xml:space="preserve"> </w:t>
        </w:r>
      </w:hyperlink>
      <w:hyperlink r:id="rId10">
        <w:r>
          <w:rPr>
            <w:rFonts w:ascii="Times New Roman" w:eastAsia="Times New Roman" w:hAnsi="Times New Roman" w:cs="Times New Roman"/>
            <w:color w:val="0563C1"/>
            <w:sz w:val="22"/>
            <w:szCs w:val="22"/>
            <w:u w:val="single"/>
          </w:rPr>
          <w:t>www.snapshotserengeti.org</w:t>
        </w:r>
      </w:hyperlink>
      <w:r>
        <w:rPr>
          <w:rFonts w:ascii="Times New Roman" w:eastAsia="Times New Roman" w:hAnsi="Times New Roman" w:cs="Times New Roman"/>
          <w:sz w:val="22"/>
          <w:szCs w:val="22"/>
        </w:rPr>
        <w:t>,</w:t>
      </w:r>
      <w:hyperlink r:id="rId11">
        <w:r>
          <w:rPr>
            <w:rFonts w:ascii="Times New Roman" w:eastAsia="Times New Roman" w:hAnsi="Times New Roman" w:cs="Times New Roman"/>
            <w:sz w:val="22"/>
            <w:szCs w:val="22"/>
          </w:rPr>
          <w:t xml:space="preserve"> </w:t>
        </w:r>
      </w:hyperlink>
      <w:hyperlink r:id="rId12">
        <w:r>
          <w:rPr>
            <w:rFonts w:ascii="Times New Roman" w:eastAsia="Times New Roman" w:hAnsi="Times New Roman" w:cs="Times New Roman"/>
            <w:color w:val="0563C1"/>
            <w:sz w:val="22"/>
            <w:szCs w:val="22"/>
            <w:u w:val="single"/>
          </w:rPr>
          <w:t>www.cameracatalogue.org</w:t>
        </w:r>
      </w:hyperlink>
      <w:r>
        <w:rPr>
          <w:rFonts w:ascii="Times New Roman" w:eastAsia="Times New Roman" w:hAnsi="Times New Roman" w:cs="Times New Roman"/>
          <w:sz w:val="22"/>
          <w:szCs w:val="22"/>
        </w:rPr>
        <w:t>) often ask volunteers to identify which of over forty different species is present in an image, which can be challenging to communicate quickly via a mobile interface. Similarly,</w:t>
      </w:r>
      <w:ins w:id="1" w:author="Lucy Fortson" w:date="2017-07-21T09:25:00Z">
        <w:r w:rsidR="00AC6925">
          <w:rPr>
            <w:rFonts w:ascii="Times New Roman" w:eastAsia="Times New Roman" w:hAnsi="Times New Roman" w:cs="Times New Roman"/>
            <w:sz w:val="22"/>
            <w:szCs w:val="22"/>
          </w:rPr>
          <w:t xml:space="preserve"> while </w:t>
        </w:r>
        <w:proofErr w:type="gramStart"/>
        <w:r w:rsidR="00AC6925">
          <w:rPr>
            <w:rFonts w:ascii="Times New Roman" w:eastAsia="Times New Roman" w:hAnsi="Times New Roman" w:cs="Times New Roman"/>
            <w:sz w:val="22"/>
            <w:szCs w:val="22"/>
          </w:rPr>
          <w:t>progress has been made by applying deep learning techniques on images that contain</w:t>
        </w:r>
        <w:proofErr w:type="gramEnd"/>
        <w:r w:rsidR="00AC6925">
          <w:rPr>
            <w:rFonts w:ascii="Times New Roman" w:eastAsia="Times New Roman" w:hAnsi="Times New Roman" w:cs="Times New Roman"/>
            <w:sz w:val="22"/>
            <w:szCs w:val="22"/>
          </w:rPr>
          <w:t xml:space="preserve"> a single species [cite </w:t>
        </w:r>
        <w:r w:rsidR="00AC6925" w:rsidRPr="00BA1408">
          <w:rPr>
            <w:rFonts w:ascii="Times New Roman" w:eastAsia="Times New Roman" w:hAnsi="Times New Roman" w:cs="Times New Roman"/>
            <w:sz w:val="22"/>
            <w:szCs w:val="22"/>
          </w:rPr>
          <w:t>Norouzzadeh</w:t>
        </w:r>
        <w:r w:rsidR="00AC6925">
          <w:rPr>
            <w:rFonts w:ascii="Times New Roman" w:eastAsia="Times New Roman" w:hAnsi="Times New Roman" w:cs="Times New Roman"/>
            <w:sz w:val="22"/>
            <w:szCs w:val="22"/>
          </w:rPr>
          <w:t>2017],</w:t>
        </w:r>
      </w:ins>
      <w:r>
        <w:rPr>
          <w:rFonts w:ascii="Times New Roman" w:eastAsia="Times New Roman" w:hAnsi="Times New Roman" w:cs="Times New Roman"/>
          <w:sz w:val="22"/>
          <w:szCs w:val="22"/>
        </w:rPr>
        <w:t xml:space="preserve"> identifying which of dozens of species is present in a photograph </w:t>
      </w:r>
      <w:ins w:id="2" w:author="Lucy Fortson" w:date="2017-07-21T09:26:00Z">
        <w:r w:rsidR="00AC6925">
          <w:rPr>
            <w:rFonts w:ascii="Times New Roman" w:eastAsia="Times New Roman" w:hAnsi="Times New Roman" w:cs="Times New Roman"/>
            <w:sz w:val="22"/>
            <w:szCs w:val="22"/>
          </w:rPr>
          <w:t xml:space="preserve">continues to be a challenging </w:t>
        </w:r>
      </w:ins>
      <w:del w:id="3" w:author="Lucy Fortson" w:date="2017-07-21T09:26:00Z">
        <w:r w:rsidDel="00AC6925">
          <w:rPr>
            <w:rFonts w:ascii="Times New Roman" w:eastAsia="Times New Roman" w:hAnsi="Times New Roman" w:cs="Times New Roman"/>
            <w:sz w:val="22"/>
            <w:szCs w:val="22"/>
          </w:rPr>
          <w:delText xml:space="preserve">is a largely unsolved </w:delText>
        </w:r>
      </w:del>
      <w:r>
        <w:rPr>
          <w:rFonts w:ascii="Times New Roman" w:eastAsia="Times New Roman" w:hAnsi="Times New Roman" w:cs="Times New Roman"/>
          <w:sz w:val="22"/>
          <w:szCs w:val="22"/>
        </w:rPr>
        <w:t>machine learning problem.</w:t>
      </w:r>
    </w:p>
    <w:p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w:t>
      </w:r>
      <w:r w:rsidR="00CF3F71">
        <w:rPr>
          <w:rFonts w:ascii="Times New Roman" w:eastAsia="Times New Roman" w:hAnsi="Times New Roman" w:cs="Times New Roman"/>
          <w:sz w:val="22"/>
          <w:szCs w:val="22"/>
        </w:rPr>
        <w:t>Cascade</w:t>
      </w:r>
      <w:r>
        <w:rPr>
          <w:rFonts w:ascii="Times New Roman" w:eastAsia="Times New Roman" w:hAnsi="Times New Roman" w:cs="Times New Roman"/>
          <w:sz w:val="22"/>
          <w:szCs w:val="22"/>
        </w:rPr>
        <w:t xml:space="preserve"> filtering” is an alternative approach to more traditional survey-based image classification. By converting a complex task into a series of simple binary (i.e. yes or no) questions presented separately to volunteers, the </w:t>
      </w:r>
      <w:r w:rsidR="00CF3F71">
        <w:rPr>
          <w:rFonts w:ascii="Times New Roman" w:eastAsia="Times New Roman" w:hAnsi="Times New Roman" w:cs="Times New Roman"/>
          <w:sz w:val="22"/>
          <w:szCs w:val="22"/>
        </w:rPr>
        <w:t>cascade</w:t>
      </w:r>
      <w:r>
        <w:rPr>
          <w:rFonts w:ascii="Times New Roman" w:eastAsia="Times New Roman" w:hAnsi="Times New Roman" w:cs="Times New Roman"/>
          <w:sz w:val="22"/>
          <w:szCs w:val="22"/>
        </w:rPr>
        <w:t xml:space="preserve"> filtering approach can allow projects to better leverage mobile technology and machine learning methodologies. A traditional species identification task could, for example, be broken down into a series of questions that asks first about the presence of any animal, then about the presence of a specific animal or group of animals, and so on, with each binary question successively filtering the dataset down to the images the research team needs (see Figure 2).</w:t>
      </w:r>
    </w:p>
    <w:p w:rsidR="00575EC2" w:rsidRDefault="00575EC2">
      <w:pPr>
        <w:rPr>
          <w:rFonts w:ascii="Times New Roman" w:eastAsia="Times New Roman" w:hAnsi="Times New Roman" w:cs="Times New Roman"/>
          <w:sz w:val="22"/>
          <w:szCs w:val="22"/>
        </w:rPr>
      </w:pPr>
    </w:p>
    <w:p w:rsidR="00F33EDC" w:rsidRDefault="00180692">
      <w:pPr>
        <w:rPr>
          <w:ins w:id="4" w:author="Lucy Fortson" w:date="2017-07-21T10:25:00Z"/>
          <w:rFonts w:ascii="Times New Roman" w:eastAsia="Times New Roman" w:hAnsi="Times New Roman" w:cs="Times New Roman"/>
          <w:sz w:val="22"/>
          <w:szCs w:val="22"/>
        </w:rPr>
      </w:pPr>
      <w:del w:id="5" w:author="Lucy Fortson" w:date="2017-07-21T10:24:00Z">
        <w:r w:rsidDel="00F33EDC">
          <w:rPr>
            <w:rFonts w:ascii="Times New Roman" w:eastAsia="Times New Roman" w:hAnsi="Times New Roman" w:cs="Times New Roman"/>
            <w:sz w:val="22"/>
            <w:szCs w:val="22"/>
          </w:rPr>
          <w:delText xml:space="preserve">Simplifying a complex task into binary questions not only provides more portability to mobile devices, but also </w:delText>
        </w:r>
      </w:del>
      <w:ins w:id="6" w:author="Lucy Fortson" w:date="2017-07-21T10:24:00Z">
        <w:r w:rsidR="00F33EDC">
          <w:rPr>
            <w:rFonts w:ascii="Times New Roman" w:eastAsia="Times New Roman" w:hAnsi="Times New Roman" w:cs="Times New Roman"/>
            <w:sz w:val="22"/>
            <w:szCs w:val="22"/>
          </w:rPr>
          <w:t xml:space="preserve">This process </w:t>
        </w:r>
      </w:ins>
      <w:r>
        <w:rPr>
          <w:rFonts w:ascii="Times New Roman" w:eastAsia="Times New Roman" w:hAnsi="Times New Roman" w:cs="Times New Roman"/>
          <w:sz w:val="22"/>
          <w:szCs w:val="22"/>
        </w:rPr>
        <w:t>enables the integration of simpler machine learning for automated image identification at every step of the filtering process</w:t>
      </w:r>
      <w:ins w:id="7" w:author="Lucy Fortson" w:date="2017-07-21T10:22:00Z">
        <w:r w:rsidR="00F33EDC">
          <w:rPr>
            <w:rFonts w:ascii="Times New Roman" w:eastAsia="Times New Roman" w:hAnsi="Times New Roman" w:cs="Times New Roman"/>
            <w:sz w:val="22"/>
            <w:szCs w:val="22"/>
          </w:rPr>
          <w:t xml:space="preserve"> [see e.g. </w:t>
        </w:r>
        <w:proofErr w:type="spellStart"/>
        <w:r w:rsidR="00F33EDC">
          <w:rPr>
            <w:rFonts w:ascii="Times New Roman" w:eastAsia="Times New Roman" w:hAnsi="Times New Roman" w:cs="Times New Roman"/>
            <w:sz w:val="22"/>
            <w:szCs w:val="22"/>
          </w:rPr>
          <w:t>Allwein</w:t>
        </w:r>
        <w:proofErr w:type="spellEnd"/>
        <w:r w:rsidR="00F33EDC">
          <w:rPr>
            <w:rFonts w:ascii="Times New Roman" w:eastAsia="Times New Roman" w:hAnsi="Times New Roman" w:cs="Times New Roman"/>
            <w:sz w:val="22"/>
            <w:szCs w:val="22"/>
          </w:rPr>
          <w:t xml:space="preserve"> et al 2000]</w:t>
        </w:r>
      </w:ins>
      <w:r>
        <w:rPr>
          <w:rFonts w:ascii="Times New Roman" w:eastAsia="Times New Roman" w:hAnsi="Times New Roman" w:cs="Times New Roman"/>
          <w:sz w:val="22"/>
          <w:szCs w:val="22"/>
        </w:rPr>
        <w:t>.</w:t>
      </w:r>
      <w:ins w:id="8" w:author="Lucy Fortson" w:date="2017-07-21T10:12:00Z">
        <w:r w:rsidR="009D695C">
          <w:rPr>
            <w:rFonts w:ascii="Times New Roman" w:eastAsia="Times New Roman" w:hAnsi="Times New Roman" w:cs="Times New Roman"/>
            <w:sz w:val="22"/>
            <w:szCs w:val="22"/>
          </w:rPr>
          <w:t xml:space="preserve"> </w:t>
        </w:r>
      </w:ins>
      <w:ins w:id="9" w:author="Lucy Fortson" w:date="2017-07-21T10:16:00Z">
        <w:r w:rsidR="009D695C">
          <w:rPr>
            <w:rFonts w:ascii="Times New Roman" w:eastAsia="Times New Roman" w:hAnsi="Times New Roman" w:cs="Times New Roman"/>
            <w:sz w:val="22"/>
            <w:szCs w:val="22"/>
          </w:rPr>
          <w:t xml:space="preserve">For example, </w:t>
        </w:r>
      </w:ins>
      <w:ins w:id="10" w:author="Lucy Fortson" w:date="2017-07-21T10:12:00Z">
        <w:r w:rsidR="009D695C">
          <w:rPr>
            <w:rFonts w:ascii="Times New Roman" w:eastAsia="Times New Roman" w:hAnsi="Times New Roman" w:cs="Times New Roman"/>
            <w:sz w:val="22"/>
            <w:szCs w:val="22"/>
          </w:rPr>
          <w:t>one need not focus on optimizing</w:t>
        </w:r>
      </w:ins>
      <w:ins w:id="11" w:author="Lucy Fortson" w:date="2017-07-21T10:14:00Z">
        <w:r w:rsidR="009D695C">
          <w:rPr>
            <w:rFonts w:ascii="Times New Roman" w:eastAsia="Times New Roman" w:hAnsi="Times New Roman" w:cs="Times New Roman"/>
            <w:sz w:val="22"/>
            <w:szCs w:val="22"/>
          </w:rPr>
          <w:t xml:space="preserve"> a learning model for an arbitrary number of </w:t>
        </w:r>
        <w:proofErr w:type="gramStart"/>
        <w:r w:rsidR="009D695C">
          <w:rPr>
            <w:rFonts w:ascii="Times New Roman" w:eastAsia="Times New Roman" w:hAnsi="Times New Roman" w:cs="Times New Roman"/>
            <w:sz w:val="22"/>
            <w:szCs w:val="22"/>
          </w:rPr>
          <w:t>s</w:t>
        </w:r>
      </w:ins>
      <w:ins w:id="12" w:author="Lucy Fortson" w:date="2017-07-21T10:16:00Z">
        <w:r w:rsidR="009D695C">
          <w:rPr>
            <w:rFonts w:ascii="Times New Roman" w:eastAsia="Times New Roman" w:hAnsi="Times New Roman" w:cs="Times New Roman"/>
            <w:sz w:val="22"/>
            <w:szCs w:val="22"/>
          </w:rPr>
          <w:t>pecies</w:t>
        </w:r>
      </w:ins>
      <w:ins w:id="13" w:author="Lucy Fortson" w:date="2017-07-21T10:21:00Z">
        <w:r w:rsidR="009D695C">
          <w:rPr>
            <w:rFonts w:ascii="Times New Roman" w:eastAsia="Times New Roman" w:hAnsi="Times New Roman" w:cs="Times New Roman"/>
            <w:sz w:val="22"/>
            <w:szCs w:val="22"/>
          </w:rPr>
          <w:t xml:space="preserve"> which</w:t>
        </w:r>
        <w:proofErr w:type="gramEnd"/>
        <w:r w:rsidR="009D695C">
          <w:rPr>
            <w:rFonts w:ascii="Times New Roman" w:eastAsia="Times New Roman" w:hAnsi="Times New Roman" w:cs="Times New Roman"/>
            <w:sz w:val="22"/>
            <w:szCs w:val="22"/>
          </w:rPr>
          <w:t xml:space="preserve"> may be project dependent</w:t>
        </w:r>
      </w:ins>
      <w:ins w:id="14" w:author="Lucy Fortson" w:date="2017-07-21T10:16:00Z">
        <w:r w:rsidR="009D695C">
          <w:rPr>
            <w:rFonts w:ascii="Times New Roman" w:eastAsia="Times New Roman" w:hAnsi="Times New Roman" w:cs="Times New Roman"/>
            <w:sz w:val="22"/>
            <w:szCs w:val="22"/>
          </w:rPr>
          <w:t>. Simple binary classifiers</w:t>
        </w:r>
      </w:ins>
      <w:ins w:id="15" w:author="Lucy Fortson" w:date="2017-07-21T10:17:00Z">
        <w:r w:rsidR="009D695C">
          <w:rPr>
            <w:rFonts w:ascii="Times New Roman" w:eastAsia="Times New Roman" w:hAnsi="Times New Roman" w:cs="Times New Roman"/>
            <w:sz w:val="22"/>
            <w:szCs w:val="22"/>
          </w:rPr>
          <w:t xml:space="preserve">, while potentially not optimum alone, </w:t>
        </w:r>
      </w:ins>
      <w:ins w:id="16" w:author="Lucy Fortson" w:date="2017-07-21T10:18:00Z">
        <w:r w:rsidR="009D695C">
          <w:rPr>
            <w:rFonts w:ascii="Times New Roman" w:eastAsia="Times New Roman" w:hAnsi="Times New Roman" w:cs="Times New Roman"/>
            <w:sz w:val="22"/>
            <w:szCs w:val="22"/>
          </w:rPr>
          <w:t xml:space="preserve">will be sufficient </w:t>
        </w:r>
      </w:ins>
      <w:ins w:id="17" w:author="Lucy Fortson" w:date="2017-07-21T10:19:00Z">
        <w:r w:rsidR="009D695C">
          <w:rPr>
            <w:rFonts w:ascii="Times New Roman" w:eastAsia="Times New Roman" w:hAnsi="Times New Roman" w:cs="Times New Roman"/>
            <w:sz w:val="22"/>
            <w:szCs w:val="22"/>
          </w:rPr>
          <w:t>w</w:t>
        </w:r>
      </w:ins>
      <w:ins w:id="18" w:author="Lucy Fortson" w:date="2017-07-21T10:18:00Z">
        <w:r w:rsidR="009D695C">
          <w:rPr>
            <w:rFonts w:ascii="Times New Roman" w:eastAsia="Times New Roman" w:hAnsi="Times New Roman" w:cs="Times New Roman"/>
            <w:sz w:val="22"/>
            <w:szCs w:val="22"/>
          </w:rPr>
          <w:t xml:space="preserve">ith human classifiers implemented alongside machines as is enabled by citizen science platforms such as </w:t>
        </w:r>
        <w:proofErr w:type="spellStart"/>
        <w:r w:rsidR="009D695C">
          <w:rPr>
            <w:rFonts w:ascii="Times New Roman" w:eastAsia="Times New Roman" w:hAnsi="Times New Roman" w:cs="Times New Roman"/>
            <w:sz w:val="22"/>
            <w:szCs w:val="22"/>
          </w:rPr>
          <w:t>Zooniverse</w:t>
        </w:r>
        <w:proofErr w:type="spellEnd"/>
        <w:r w:rsidR="009D695C">
          <w:rPr>
            <w:rFonts w:ascii="Times New Roman" w:eastAsia="Times New Roman" w:hAnsi="Times New Roman" w:cs="Times New Roman"/>
            <w:sz w:val="22"/>
            <w:szCs w:val="22"/>
          </w:rPr>
          <w:t xml:space="preserve"> (cite </w:t>
        </w:r>
      </w:ins>
      <w:ins w:id="19" w:author="Lucy Fortson" w:date="2017-07-21T10:21:00Z">
        <w:r w:rsidR="009D695C">
          <w:rPr>
            <w:rFonts w:ascii="Times New Roman" w:eastAsia="Times New Roman" w:hAnsi="Times New Roman" w:cs="Times New Roman"/>
            <w:sz w:val="22"/>
            <w:szCs w:val="22"/>
          </w:rPr>
          <w:t>Wright et al 2017</w:t>
        </w:r>
      </w:ins>
      <w:ins w:id="20" w:author="Lucy Fortson" w:date="2017-07-21T10:20:00Z">
        <w:r w:rsidR="009D695C">
          <w:rPr>
            <w:rFonts w:ascii="Times New Roman" w:eastAsia="Times New Roman" w:hAnsi="Times New Roman" w:cs="Times New Roman"/>
            <w:sz w:val="22"/>
            <w:szCs w:val="22"/>
          </w:rPr>
          <w:t>).</w:t>
        </w:r>
      </w:ins>
      <w:ins w:id="21" w:author="Lucy Fortson" w:date="2017-07-21T10:18:00Z">
        <w:r w:rsidR="009D695C">
          <w:rPr>
            <w:rFonts w:ascii="Times New Roman" w:eastAsia="Times New Roman" w:hAnsi="Times New Roman" w:cs="Times New Roman"/>
            <w:sz w:val="22"/>
            <w:szCs w:val="22"/>
          </w:rPr>
          <w:t xml:space="preserve"> </w:t>
        </w:r>
      </w:ins>
      <w:r>
        <w:rPr>
          <w:rFonts w:ascii="Times New Roman" w:eastAsia="Times New Roman" w:hAnsi="Times New Roman" w:cs="Times New Roman"/>
          <w:sz w:val="22"/>
          <w:szCs w:val="22"/>
        </w:rPr>
        <w:t xml:space="preserve"> </w:t>
      </w:r>
    </w:p>
    <w:p w:rsidR="00F33EDC" w:rsidRDefault="00F33EDC">
      <w:pPr>
        <w:numPr>
          <w:ins w:id="22" w:author="Lucy Fortson" w:date="2017-07-21T10:25:00Z"/>
        </w:numPr>
        <w:rPr>
          <w:ins w:id="23" w:author="Lucy Fortson" w:date="2017-07-21T10:25:00Z"/>
          <w:rFonts w:ascii="Times New Roman" w:eastAsia="Times New Roman" w:hAnsi="Times New Roman" w:cs="Times New Roman"/>
          <w:sz w:val="22"/>
          <w:szCs w:val="22"/>
        </w:rPr>
      </w:pPr>
    </w:p>
    <w:p w:rsidR="00575EC2" w:rsidRDefault="00F33EDC">
      <w:pPr>
        <w:numPr>
          <w:ins w:id="24" w:author="Lucy Fortson" w:date="2017-07-21T10:24:00Z"/>
        </w:numPr>
        <w:rPr>
          <w:rFonts w:ascii="Times New Roman" w:eastAsia="Times New Roman" w:hAnsi="Times New Roman" w:cs="Times New Roman"/>
          <w:sz w:val="22"/>
          <w:szCs w:val="22"/>
        </w:rPr>
      </w:pPr>
      <w:ins w:id="25" w:author="Lucy Fortson" w:date="2017-07-21T10:25:00Z">
        <w:r>
          <w:rPr>
            <w:rFonts w:ascii="Times New Roman" w:eastAsia="Times New Roman" w:hAnsi="Times New Roman" w:cs="Times New Roman"/>
            <w:sz w:val="22"/>
            <w:szCs w:val="22"/>
          </w:rPr>
          <w:t>Reducing</w:t>
        </w:r>
      </w:ins>
      <w:ins w:id="26" w:author="Lucy Fortson" w:date="2017-07-21T10:24:00Z">
        <w:r>
          <w:rPr>
            <w:rFonts w:ascii="Times New Roman" w:eastAsia="Times New Roman" w:hAnsi="Times New Roman" w:cs="Times New Roman"/>
            <w:sz w:val="22"/>
            <w:szCs w:val="22"/>
          </w:rPr>
          <w:t xml:space="preserve"> a complex task into binary questions </w:t>
        </w:r>
      </w:ins>
      <w:ins w:id="27" w:author="Lucy Fortson" w:date="2017-07-21T10:26:00Z">
        <w:r>
          <w:rPr>
            <w:rFonts w:ascii="Times New Roman" w:eastAsia="Times New Roman" w:hAnsi="Times New Roman" w:cs="Times New Roman"/>
            <w:sz w:val="22"/>
            <w:szCs w:val="22"/>
          </w:rPr>
          <w:t>also</w:t>
        </w:r>
      </w:ins>
      <w:ins w:id="28" w:author="Lucy Fortson" w:date="2017-07-21T10:25:00Z">
        <w:r>
          <w:rPr>
            <w:rFonts w:ascii="Times New Roman" w:eastAsia="Times New Roman" w:hAnsi="Times New Roman" w:cs="Times New Roman"/>
            <w:sz w:val="22"/>
            <w:szCs w:val="22"/>
          </w:rPr>
          <w:t xml:space="preserve"> enables </w:t>
        </w:r>
      </w:ins>
      <w:ins w:id="29" w:author="Lucy Fortson" w:date="2017-07-21T11:06:00Z">
        <w:r w:rsidR="00CE7B11">
          <w:rPr>
            <w:rFonts w:ascii="Times New Roman" w:eastAsia="Times New Roman" w:hAnsi="Times New Roman" w:cs="Times New Roman"/>
            <w:sz w:val="22"/>
            <w:szCs w:val="22"/>
          </w:rPr>
          <w:t>better</w:t>
        </w:r>
      </w:ins>
      <w:ins w:id="30" w:author="Lucy Fortson" w:date="2017-07-21T10:24:00Z">
        <w:r>
          <w:rPr>
            <w:rFonts w:ascii="Times New Roman" w:eastAsia="Times New Roman" w:hAnsi="Times New Roman" w:cs="Times New Roman"/>
            <w:sz w:val="22"/>
            <w:szCs w:val="22"/>
          </w:rPr>
          <w:t xml:space="preserve"> </w:t>
        </w:r>
        <w:commentRangeStart w:id="31"/>
        <w:r>
          <w:rPr>
            <w:rFonts w:ascii="Times New Roman" w:eastAsia="Times New Roman" w:hAnsi="Times New Roman" w:cs="Times New Roman"/>
            <w:sz w:val="22"/>
            <w:szCs w:val="22"/>
          </w:rPr>
          <w:t xml:space="preserve">portability </w:t>
        </w:r>
      </w:ins>
      <w:commentRangeEnd w:id="31"/>
      <w:ins w:id="32" w:author="Lucy Fortson" w:date="2017-07-21T11:01:00Z">
        <w:r w:rsidR="00ED6CBB">
          <w:rPr>
            <w:rStyle w:val="CommentReference"/>
            <w:vanish/>
          </w:rPr>
          <w:commentReference w:id="31"/>
        </w:r>
      </w:ins>
      <w:ins w:id="33" w:author="Lucy Fortson" w:date="2017-07-21T10:24:00Z">
        <w:r>
          <w:rPr>
            <w:rFonts w:ascii="Times New Roman" w:eastAsia="Times New Roman" w:hAnsi="Times New Roman" w:cs="Times New Roman"/>
            <w:sz w:val="22"/>
            <w:szCs w:val="22"/>
          </w:rPr>
          <w:t xml:space="preserve">to mobile devices as the </w:t>
        </w:r>
      </w:ins>
      <w:ins w:id="34" w:author="Lucy Fortson" w:date="2017-07-21T10:29:00Z">
        <w:r>
          <w:rPr>
            <w:rFonts w:ascii="Times New Roman" w:eastAsia="Times New Roman" w:hAnsi="Times New Roman" w:cs="Times New Roman"/>
            <w:sz w:val="22"/>
            <w:szCs w:val="22"/>
          </w:rPr>
          <w:t>classification</w:t>
        </w:r>
      </w:ins>
      <w:ins w:id="35" w:author="Lucy Fortson" w:date="2017-07-21T11:27:00Z">
        <w:r w:rsidR="00EB3EE9">
          <w:rPr>
            <w:rFonts w:ascii="Times New Roman" w:eastAsia="Times New Roman" w:hAnsi="Times New Roman" w:cs="Times New Roman"/>
            <w:sz w:val="22"/>
            <w:szCs w:val="22"/>
          </w:rPr>
          <w:t xml:space="preserve"> task</w:t>
        </w:r>
      </w:ins>
      <w:ins w:id="36" w:author="Lucy Fortson" w:date="2017-07-21T11:26:00Z">
        <w:r w:rsidR="00EB3EE9">
          <w:rPr>
            <w:rFonts w:ascii="Times New Roman" w:eastAsia="Times New Roman" w:hAnsi="Times New Roman" w:cs="Times New Roman"/>
            <w:sz w:val="22"/>
            <w:szCs w:val="22"/>
          </w:rPr>
          <w:t xml:space="preserve"> is simpler</w:t>
        </w:r>
      </w:ins>
      <w:ins w:id="37" w:author="Lucy Fortson" w:date="2017-07-21T11:27:00Z">
        <w:r w:rsidR="00EB3EE9">
          <w:rPr>
            <w:rFonts w:ascii="Times New Roman" w:eastAsia="Times New Roman" w:hAnsi="Times New Roman" w:cs="Times New Roman"/>
            <w:sz w:val="22"/>
            <w:szCs w:val="22"/>
          </w:rPr>
          <w:t xml:space="preserve"> requiring </w:t>
        </w:r>
        <w:proofErr w:type="gramStart"/>
        <w:r w:rsidR="00EB3EE9">
          <w:rPr>
            <w:rFonts w:ascii="Times New Roman" w:eastAsia="Times New Roman" w:hAnsi="Times New Roman" w:cs="Times New Roman"/>
            <w:sz w:val="22"/>
            <w:szCs w:val="22"/>
          </w:rPr>
          <w:t>less screen</w:t>
        </w:r>
        <w:proofErr w:type="gramEnd"/>
        <w:r w:rsidR="00EB3EE9">
          <w:rPr>
            <w:rFonts w:ascii="Times New Roman" w:eastAsia="Times New Roman" w:hAnsi="Times New Roman" w:cs="Times New Roman"/>
            <w:sz w:val="22"/>
            <w:szCs w:val="22"/>
          </w:rPr>
          <w:t xml:space="preserve"> </w:t>
        </w:r>
        <w:r w:rsidR="00EB3EE9">
          <w:rPr>
            <w:rFonts w:ascii="Times New Roman" w:eastAsia="Times New Roman" w:hAnsi="Times New Roman" w:cs="Times New Roman"/>
            <w:sz w:val="22"/>
            <w:szCs w:val="22"/>
          </w:rPr>
          <w:t>“</w:t>
        </w:r>
        <w:r w:rsidR="00EB3EE9">
          <w:rPr>
            <w:rFonts w:ascii="Times New Roman" w:eastAsia="Times New Roman" w:hAnsi="Times New Roman" w:cs="Times New Roman"/>
            <w:sz w:val="22"/>
            <w:szCs w:val="22"/>
          </w:rPr>
          <w:t>real-estate</w:t>
        </w:r>
        <w:r w:rsidR="00EB3EE9">
          <w:rPr>
            <w:rFonts w:ascii="Times New Roman" w:eastAsia="Times New Roman" w:hAnsi="Times New Roman" w:cs="Times New Roman"/>
            <w:sz w:val="22"/>
            <w:szCs w:val="22"/>
          </w:rPr>
          <w:t>”</w:t>
        </w:r>
        <w:r w:rsidR="00EB3EE9">
          <w:rPr>
            <w:rFonts w:ascii="Times New Roman" w:eastAsia="Times New Roman" w:hAnsi="Times New Roman" w:cs="Times New Roman"/>
            <w:sz w:val="22"/>
            <w:szCs w:val="22"/>
          </w:rPr>
          <w:t xml:space="preserve"> and</w:t>
        </w:r>
      </w:ins>
      <w:ins w:id="38" w:author="Lucy Fortson" w:date="2017-07-21T10:29:00Z">
        <w:r>
          <w:rPr>
            <w:rFonts w:ascii="Times New Roman" w:eastAsia="Times New Roman" w:hAnsi="Times New Roman" w:cs="Times New Roman"/>
            <w:sz w:val="22"/>
            <w:szCs w:val="22"/>
          </w:rPr>
          <w:t xml:space="preserve"> can</w:t>
        </w:r>
      </w:ins>
      <w:ins w:id="39" w:author="Lucy Fortson" w:date="2017-07-21T11:27:00Z">
        <w:r w:rsidR="00EB3EE9">
          <w:rPr>
            <w:rFonts w:ascii="Times New Roman" w:eastAsia="Times New Roman" w:hAnsi="Times New Roman" w:cs="Times New Roman"/>
            <w:sz w:val="22"/>
            <w:szCs w:val="22"/>
          </w:rPr>
          <w:t xml:space="preserve"> also</w:t>
        </w:r>
      </w:ins>
      <w:ins w:id="40" w:author="Lucy Fortson" w:date="2017-07-21T10:29:00Z">
        <w:r>
          <w:rPr>
            <w:rFonts w:ascii="Times New Roman" w:eastAsia="Times New Roman" w:hAnsi="Times New Roman" w:cs="Times New Roman"/>
            <w:sz w:val="22"/>
            <w:szCs w:val="22"/>
          </w:rPr>
          <w:t xml:space="preserve"> be reduced to gross motor movements such as </w:t>
        </w:r>
      </w:ins>
      <w:ins w:id="41" w:author="Lucy Fortson" w:date="2017-07-21T10:30:00Z">
        <w:r w:rsidR="00EB3EE9">
          <w:rPr>
            <w:rFonts w:ascii="Times New Roman" w:eastAsia="Times New Roman" w:hAnsi="Times New Roman" w:cs="Times New Roman"/>
            <w:sz w:val="22"/>
            <w:szCs w:val="22"/>
          </w:rPr>
          <w:t>“swiping” left or right.</w:t>
        </w:r>
      </w:ins>
      <w:ins w:id="42" w:author="Lucy Fortson" w:date="2017-07-21T11:28:00Z">
        <w:r w:rsidR="00EB3EE9">
          <w:rPr>
            <w:rFonts w:ascii="Times New Roman" w:eastAsia="Times New Roman" w:hAnsi="Times New Roman" w:cs="Times New Roman"/>
            <w:sz w:val="22"/>
            <w:szCs w:val="22"/>
          </w:rPr>
          <w:t xml:space="preserve"> </w:t>
        </w:r>
      </w:ins>
      <w:r w:rsidR="00180692">
        <w:rPr>
          <w:rFonts w:ascii="Times New Roman" w:eastAsia="Times New Roman" w:hAnsi="Times New Roman" w:cs="Times New Roman"/>
          <w:sz w:val="22"/>
          <w:szCs w:val="22"/>
        </w:rPr>
        <w:t xml:space="preserve">Thus, although images would ultimately require more classifications to produce the same amount of final information, the ease of classification and ability to integrate </w:t>
      </w:r>
      <w:del w:id="43" w:author="Lucy Fortson" w:date="2017-07-21T10:11:00Z">
        <w:r w:rsidR="00180692" w:rsidDel="00D1479F">
          <w:rPr>
            <w:rFonts w:ascii="Times New Roman" w:eastAsia="Times New Roman" w:hAnsi="Times New Roman" w:cs="Times New Roman"/>
            <w:sz w:val="22"/>
            <w:szCs w:val="22"/>
          </w:rPr>
          <w:delText xml:space="preserve">existing </w:delText>
        </w:r>
      </w:del>
      <w:ins w:id="44" w:author="Lucy Fortson" w:date="2017-07-21T10:11:00Z">
        <w:r w:rsidR="00D1479F">
          <w:rPr>
            <w:rFonts w:ascii="Times New Roman" w:eastAsia="Times New Roman" w:hAnsi="Times New Roman" w:cs="Times New Roman"/>
            <w:sz w:val="22"/>
            <w:szCs w:val="22"/>
          </w:rPr>
          <w:t xml:space="preserve">simple </w:t>
        </w:r>
      </w:ins>
      <w:r w:rsidR="00180692">
        <w:rPr>
          <w:rFonts w:ascii="Times New Roman" w:eastAsia="Times New Roman" w:hAnsi="Times New Roman" w:cs="Times New Roman"/>
          <w:sz w:val="22"/>
          <w:szCs w:val="22"/>
        </w:rPr>
        <w:t>machine learning routines could provide benefits to efficiency that far outweigh the increase in classification counts.</w:t>
      </w:r>
    </w:p>
    <w:p w:rsidR="00575EC2" w:rsidRDefault="00575EC2">
      <w:pPr>
        <w:rPr>
          <w:rFonts w:ascii="Times New Roman" w:eastAsia="Times New Roman" w:hAnsi="Times New Roman" w:cs="Times New Roman"/>
          <w:sz w:val="22"/>
          <w:szCs w:val="22"/>
        </w:rPr>
      </w:pPr>
    </w:p>
    <w:p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However, altering interface design can have unanticipated impacts on the volunteer community and classification rates (Bowyer et al. 2016, </w:t>
      </w:r>
      <w:proofErr w:type="spellStart"/>
      <w:r>
        <w:rPr>
          <w:rFonts w:ascii="Times New Roman" w:eastAsia="Times New Roman" w:hAnsi="Times New Roman" w:cs="Times New Roman"/>
          <w:sz w:val="22"/>
          <w:szCs w:val="22"/>
        </w:rPr>
        <w:t>Spiers</w:t>
      </w:r>
      <w:proofErr w:type="spellEnd"/>
      <w:r>
        <w:rPr>
          <w:rFonts w:ascii="Times New Roman" w:eastAsia="Times New Roman" w:hAnsi="Times New Roman" w:cs="Times New Roman"/>
          <w:sz w:val="22"/>
          <w:szCs w:val="22"/>
        </w:rPr>
        <w:t xml:space="preserve"> et al. in press). Thus, changing the classification methodology from a traditional survey design to a </w:t>
      </w:r>
      <w:r w:rsidR="00CF3F71">
        <w:rPr>
          <w:rFonts w:ascii="Times New Roman" w:eastAsia="Times New Roman" w:hAnsi="Times New Roman" w:cs="Times New Roman"/>
          <w:sz w:val="22"/>
          <w:szCs w:val="22"/>
        </w:rPr>
        <w:t>cascade</w:t>
      </w:r>
      <w:r>
        <w:rPr>
          <w:rFonts w:ascii="Times New Roman" w:eastAsia="Times New Roman" w:hAnsi="Times New Roman" w:cs="Times New Roman"/>
          <w:sz w:val="22"/>
          <w:szCs w:val="22"/>
        </w:rPr>
        <w:t xml:space="preserve"> filtering approach could impact data quantity and quality as well as the nature of volunteer communities contributing to a project.  </w:t>
      </w:r>
    </w:p>
    <w:p w:rsidR="00575EC2" w:rsidRDefault="00575EC2">
      <w:pPr>
        <w:rPr>
          <w:rFonts w:ascii="Times New Roman" w:eastAsia="Times New Roman" w:hAnsi="Times New Roman" w:cs="Times New Roman"/>
          <w:sz w:val="22"/>
          <w:szCs w:val="22"/>
        </w:rPr>
      </w:pPr>
    </w:p>
    <w:p w:rsidR="003652E6" w:rsidRDefault="00180692" w:rsidP="003652E6">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Here we evaluate the effects of these different designs within a single </w:t>
      </w:r>
      <w:proofErr w:type="spellStart"/>
      <w:r>
        <w:rPr>
          <w:rFonts w:ascii="Times New Roman" w:eastAsia="Times New Roman" w:hAnsi="Times New Roman" w:cs="Times New Roman"/>
          <w:sz w:val="22"/>
          <w:szCs w:val="22"/>
        </w:rPr>
        <w:t>Zooniverse</w:t>
      </w:r>
      <w:proofErr w:type="spellEnd"/>
      <w:r>
        <w:rPr>
          <w:rFonts w:ascii="Times New Roman" w:eastAsia="Times New Roman" w:hAnsi="Times New Roman" w:cs="Times New Roman"/>
          <w:sz w:val="22"/>
          <w:szCs w:val="22"/>
        </w:rPr>
        <w:t xml:space="preserve"> project, </w:t>
      </w:r>
      <w:r w:rsidRPr="004651F7">
        <w:rPr>
          <w:rFonts w:ascii="Times New Roman" w:eastAsia="Times New Roman" w:hAnsi="Times New Roman" w:cs="Times New Roman"/>
          <w:i/>
          <w:sz w:val="22"/>
          <w:szCs w:val="22"/>
        </w:rPr>
        <w:t>Snapshots at Sea</w:t>
      </w:r>
      <w:r>
        <w:rPr>
          <w:rFonts w:ascii="Times New Roman" w:eastAsia="Times New Roman" w:hAnsi="Times New Roman" w:cs="Times New Roman"/>
          <w:sz w:val="22"/>
          <w:szCs w:val="22"/>
        </w:rPr>
        <w:t xml:space="preserve"> (</w:t>
      </w:r>
      <w:hyperlink r:id="rId14">
        <w:r>
          <w:rPr>
            <w:rFonts w:ascii="Times New Roman" w:eastAsia="Times New Roman" w:hAnsi="Times New Roman" w:cs="Times New Roman"/>
            <w:color w:val="1155CC"/>
            <w:sz w:val="22"/>
            <w:szCs w:val="22"/>
            <w:u w:val="single"/>
          </w:rPr>
          <w:t>www.snapshotsatsea.org</w:t>
        </w:r>
      </w:hyperlink>
      <w:r>
        <w:rPr>
          <w:rFonts w:ascii="Times New Roman" w:eastAsia="Times New Roman" w:hAnsi="Times New Roman" w:cs="Times New Roman"/>
          <w:sz w:val="22"/>
          <w:szCs w:val="22"/>
        </w:rPr>
        <w:t>), which asks volunteers to identify humpback whale flukes (tails) from tourist-contributed images. By providing volunteers with a choice of workflows to classify with, we were able to evaluate differential effects of the alternative workflows on the project efficiency and accuracy, as well as effects on the volunteer community, with implications for researchers engaging in citizen science for data interpretation.</w:t>
      </w:r>
      <w:r w:rsidR="003652E6" w:rsidRPr="003652E6">
        <w:rPr>
          <w:rFonts w:ascii="Times New Roman" w:eastAsia="Times New Roman" w:hAnsi="Times New Roman" w:cs="Times New Roman"/>
          <w:sz w:val="22"/>
          <w:szCs w:val="22"/>
        </w:rPr>
        <w:t xml:space="preserve"> </w:t>
      </w:r>
    </w:p>
    <w:p w:rsidR="00575EC2" w:rsidRDefault="00575EC2">
      <w:pPr>
        <w:rPr>
          <w:rFonts w:ascii="Times New Roman" w:eastAsia="Times New Roman" w:hAnsi="Times New Roman" w:cs="Times New Roman"/>
          <w:sz w:val="22"/>
          <w:szCs w:val="22"/>
        </w:rPr>
      </w:pPr>
    </w:p>
    <w:p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rsidR="00575EC2" w:rsidRPr="00325CA2" w:rsidRDefault="00180692" w:rsidP="00CF3F71">
      <w:pPr>
        <w:outlineLvl w:val="0"/>
        <w:rPr>
          <w:rFonts w:ascii="Times New Roman" w:eastAsia="Times New Roman" w:hAnsi="Times New Roman" w:cs="Times New Roman"/>
          <w:b/>
          <w:sz w:val="22"/>
          <w:szCs w:val="22"/>
        </w:rPr>
      </w:pPr>
      <w:r w:rsidRPr="00325CA2">
        <w:rPr>
          <w:rFonts w:ascii="Times New Roman" w:eastAsia="Times New Roman" w:hAnsi="Times New Roman" w:cs="Times New Roman"/>
          <w:b/>
          <w:sz w:val="22"/>
          <w:szCs w:val="22"/>
        </w:rPr>
        <w:t>Methods</w:t>
      </w:r>
    </w:p>
    <w:p w:rsidR="00325CA2" w:rsidRDefault="00325CA2" w:rsidP="00CF3F71">
      <w:pPr>
        <w:outlineLvl w:val="0"/>
        <w:rPr>
          <w:rFonts w:ascii="Times New Roman" w:eastAsia="Times New Roman" w:hAnsi="Times New Roman" w:cs="Times New Roman"/>
          <w:b/>
          <w:sz w:val="22"/>
          <w:szCs w:val="22"/>
        </w:rPr>
      </w:pPr>
    </w:p>
    <w:p w:rsidR="00575EC2" w:rsidRDefault="00180692" w:rsidP="00CF3F71">
      <w:pPr>
        <w:outlineLvl w:val="0"/>
        <w:rPr>
          <w:rFonts w:ascii="Times New Roman" w:eastAsia="Times New Roman" w:hAnsi="Times New Roman" w:cs="Times New Roman"/>
          <w:b/>
          <w:sz w:val="22"/>
          <w:szCs w:val="22"/>
        </w:rPr>
      </w:pPr>
      <w:r>
        <w:rPr>
          <w:rFonts w:ascii="Times New Roman" w:eastAsia="Times New Roman" w:hAnsi="Times New Roman" w:cs="Times New Roman"/>
          <w:b/>
          <w:sz w:val="22"/>
          <w:szCs w:val="22"/>
        </w:rPr>
        <w:t>Data Collection</w:t>
      </w:r>
    </w:p>
    <w:p w:rsidR="00575EC2" w:rsidRDefault="00180692">
      <w:pPr>
        <w:rPr>
          <w:rFonts w:ascii="Times New Roman" w:eastAsia="Times New Roman" w:hAnsi="Times New Roman" w:cs="Times New Roman"/>
          <w:sz w:val="22"/>
          <w:szCs w:val="22"/>
        </w:rPr>
      </w:pPr>
      <w:r w:rsidRPr="004651F7">
        <w:rPr>
          <w:rFonts w:ascii="Times New Roman" w:eastAsia="Times New Roman" w:hAnsi="Times New Roman" w:cs="Times New Roman"/>
          <w:i/>
          <w:sz w:val="22"/>
          <w:szCs w:val="22"/>
        </w:rPr>
        <w:t>Snapshots at Sea</w:t>
      </w:r>
      <w:r>
        <w:rPr>
          <w:rFonts w:ascii="Times New Roman" w:eastAsia="Times New Roman" w:hAnsi="Times New Roman" w:cs="Times New Roman"/>
          <w:sz w:val="22"/>
          <w:szCs w:val="22"/>
        </w:rPr>
        <w:t xml:space="preserve"> was launched June 9, 2016 to identify images containing humpback whale flukes from photographs taken by tourists and researchers on board cruise ships. The undersides of humpback whale flukes are individually identifiable by color pattern and shape; images containing humpback whale flukes with visible undersides are passed to another citizen science project, Whales as Individuals, where volunteers help prepare the photos for individual recognition algorithms.</w:t>
      </w:r>
    </w:p>
    <w:p w:rsidR="00575EC2" w:rsidRDefault="00180692">
      <w:pPr>
        <w:rPr>
          <w:rFonts w:ascii="Times New Roman" w:eastAsia="Times New Roman" w:hAnsi="Times New Roman" w:cs="Times New Roman"/>
          <w:i/>
          <w:sz w:val="22"/>
          <w:szCs w:val="22"/>
        </w:rPr>
      </w:pPr>
      <w:r>
        <w:rPr>
          <w:rFonts w:ascii="Times New Roman" w:eastAsia="Times New Roman" w:hAnsi="Times New Roman" w:cs="Times New Roman"/>
          <w:sz w:val="22"/>
          <w:szCs w:val="22"/>
        </w:rPr>
        <w:t xml:space="preserve"> </w:t>
      </w:r>
    </w:p>
    <w:p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We acquired 13,264 images taken by cruise passengers on board X [Need inf</w:t>
      </w:r>
      <w:r w:rsidR="00F02609">
        <w:rPr>
          <w:rFonts w:ascii="Times New Roman" w:eastAsia="Times New Roman" w:hAnsi="Times New Roman" w:cs="Times New Roman"/>
          <w:sz w:val="22"/>
          <w:szCs w:val="22"/>
        </w:rPr>
        <w:t xml:space="preserve">o from Ted]. We randomized the </w:t>
      </w:r>
      <w:r>
        <w:rPr>
          <w:rFonts w:ascii="Times New Roman" w:eastAsia="Times New Roman" w:hAnsi="Times New Roman" w:cs="Times New Roman"/>
          <w:sz w:val="22"/>
          <w:szCs w:val="22"/>
        </w:rPr>
        <w:t>images into two subsets of 6,632 images each, which were then assigned to a “Survey” workflow (standard for many ecology projects) and a “Yes/No” workflow (“</w:t>
      </w:r>
      <w:r w:rsidR="00CF3F71">
        <w:rPr>
          <w:rFonts w:ascii="Times New Roman" w:eastAsia="Times New Roman" w:hAnsi="Times New Roman" w:cs="Times New Roman"/>
          <w:sz w:val="22"/>
          <w:szCs w:val="22"/>
        </w:rPr>
        <w:t>Cascade</w:t>
      </w:r>
      <w:r>
        <w:rPr>
          <w:rFonts w:ascii="Times New Roman" w:eastAsia="Times New Roman" w:hAnsi="Times New Roman" w:cs="Times New Roman"/>
          <w:sz w:val="22"/>
          <w:szCs w:val="22"/>
        </w:rPr>
        <w:t xml:space="preserve"> filtering”). Because each individual Yes/No question provides less information than the survey task, the </w:t>
      </w:r>
      <w:r w:rsidR="00CF3F71">
        <w:rPr>
          <w:rFonts w:ascii="Times New Roman" w:eastAsia="Times New Roman" w:hAnsi="Times New Roman" w:cs="Times New Roman"/>
          <w:sz w:val="22"/>
          <w:szCs w:val="22"/>
        </w:rPr>
        <w:t>cascade</w:t>
      </w:r>
      <w:r>
        <w:rPr>
          <w:rFonts w:ascii="Times New Roman" w:eastAsia="Times New Roman" w:hAnsi="Times New Roman" w:cs="Times New Roman"/>
          <w:sz w:val="22"/>
          <w:szCs w:val="22"/>
        </w:rPr>
        <w:t xml:space="preserve"> filtering approach requires more classifications to complete the same number of images (see Figure 2 for a detailed description of each workflow, retirement rules, and efficiency).</w:t>
      </w:r>
      <w:r w:rsidR="00EF4CC8">
        <w:rPr>
          <w:rFonts w:ascii="Times New Roman" w:eastAsia="Times New Roman" w:hAnsi="Times New Roman" w:cs="Times New Roman"/>
          <w:sz w:val="22"/>
          <w:szCs w:val="22"/>
        </w:rPr>
        <w:t xml:space="preserve"> </w:t>
      </w:r>
    </w:p>
    <w:p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rsidR="00575EC2" w:rsidRDefault="00180692" w:rsidP="00CF3F71">
      <w:pPr>
        <w:outlineLvl w:val="0"/>
        <w:rPr>
          <w:rFonts w:ascii="Times New Roman" w:eastAsia="Times New Roman" w:hAnsi="Times New Roman" w:cs="Times New Roman"/>
          <w:i/>
          <w:sz w:val="22"/>
          <w:szCs w:val="22"/>
        </w:rPr>
      </w:pPr>
      <w:r>
        <w:rPr>
          <w:rFonts w:ascii="Times New Roman" w:eastAsia="Times New Roman" w:hAnsi="Times New Roman" w:cs="Times New Roman"/>
          <w:i/>
          <w:sz w:val="22"/>
          <w:szCs w:val="22"/>
        </w:rPr>
        <w:t>‘Yes/No’ workflow</w:t>
      </w:r>
    </w:p>
    <w:p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w:t>
      </w:r>
      <w:r w:rsidR="00CF3F71">
        <w:rPr>
          <w:rFonts w:ascii="Times New Roman" w:eastAsia="Times New Roman" w:hAnsi="Times New Roman" w:cs="Times New Roman"/>
          <w:sz w:val="22"/>
          <w:szCs w:val="22"/>
        </w:rPr>
        <w:t>cascade</w:t>
      </w:r>
      <w:r>
        <w:rPr>
          <w:rFonts w:ascii="Times New Roman" w:eastAsia="Times New Roman" w:hAnsi="Times New Roman" w:cs="Times New Roman"/>
          <w:sz w:val="22"/>
          <w:szCs w:val="22"/>
        </w:rPr>
        <w:t xml:space="preserve"> filtering workflow was comprised of four separate binary (yes/no) questions, of which only one question was active on the website at a time (detailed in Figure 2).</w:t>
      </w:r>
    </w:p>
    <w:p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roofErr w:type="gramStart"/>
      <w:r>
        <w:rPr>
          <w:rFonts w:ascii="Times New Roman" w:eastAsia="Times New Roman" w:hAnsi="Times New Roman" w:cs="Times New Roman"/>
          <w:sz w:val="22"/>
          <w:szCs w:val="22"/>
        </w:rPr>
        <w:t>Each image was seen by five volunteers prior to retirement</w:t>
      </w:r>
      <w:proofErr w:type="gramEnd"/>
      <w:r>
        <w:rPr>
          <w:rFonts w:ascii="Times New Roman" w:eastAsia="Times New Roman" w:hAnsi="Times New Roman" w:cs="Times New Roman"/>
          <w:sz w:val="22"/>
          <w:szCs w:val="22"/>
        </w:rPr>
        <w:t>. Following retirement of all images associated with one qu</w:t>
      </w:r>
      <w:r w:rsidR="00F02609">
        <w:rPr>
          <w:rFonts w:ascii="Times New Roman" w:eastAsia="Times New Roman" w:hAnsi="Times New Roman" w:cs="Times New Roman"/>
          <w:sz w:val="22"/>
          <w:szCs w:val="22"/>
        </w:rPr>
        <w:t xml:space="preserve">estion, all images of interest </w:t>
      </w:r>
      <w:r>
        <w:rPr>
          <w:rFonts w:ascii="Times New Roman" w:eastAsia="Times New Roman" w:hAnsi="Times New Roman" w:cs="Times New Roman"/>
          <w:sz w:val="22"/>
          <w:szCs w:val="22"/>
        </w:rPr>
        <w:t xml:space="preserve">were identified based on the percentage of volunteers who </w:t>
      </w:r>
      <w:proofErr w:type="gramStart"/>
      <w:r>
        <w:rPr>
          <w:rFonts w:ascii="Times New Roman" w:eastAsia="Times New Roman" w:hAnsi="Times New Roman" w:cs="Times New Roman"/>
          <w:sz w:val="22"/>
          <w:szCs w:val="22"/>
        </w:rPr>
        <w:t>answered</w:t>
      </w:r>
      <w:proofErr w:type="gramEnd"/>
      <w:r>
        <w:rPr>
          <w:rFonts w:ascii="Times New Roman" w:eastAsia="Times New Roman" w:hAnsi="Times New Roman" w:cs="Times New Roman"/>
          <w:sz w:val="22"/>
          <w:szCs w:val="22"/>
        </w:rPr>
        <w:t xml:space="preserve"> “yes” to that question. Images of interest were then taken forward, forming the subject set of the next question. All 6,632 images were passed to Q1; images with 75% agreement on the presence of an animal were passed to Q2 (n = 5,910); images with 75% agreement on the presence of a whale or dolphin were passed to Q3 (n = 5,020); images with 50% agreement on the presence of a fluke were passed to Q4 (n = 1,470).</w:t>
      </w:r>
    </w:p>
    <w:p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rsidR="00575EC2" w:rsidRDefault="00180692" w:rsidP="00CF3F71">
      <w:pPr>
        <w:outlineLvl w:val="0"/>
        <w:rPr>
          <w:rFonts w:ascii="Times New Roman" w:eastAsia="Times New Roman" w:hAnsi="Times New Roman" w:cs="Times New Roman"/>
          <w:i/>
          <w:sz w:val="22"/>
          <w:szCs w:val="22"/>
        </w:rPr>
      </w:pPr>
      <w:r>
        <w:rPr>
          <w:rFonts w:ascii="Times New Roman" w:eastAsia="Times New Roman" w:hAnsi="Times New Roman" w:cs="Times New Roman"/>
          <w:i/>
          <w:sz w:val="22"/>
          <w:szCs w:val="22"/>
        </w:rPr>
        <w:t>‘Survey’ workflow</w:t>
      </w:r>
    </w:p>
    <w:p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The survey workflow provided a more direct route to classification by presenting volunteers with a list of options for every image: “Whale or Dolphin,” “Seal, sea otter, etc.,” “Bird,” “Fish,” and “No animal.” When volunteers select one of these options, a pop-up screen appeared with reference photos and additional details about their selection, and they could choose to select either “cancel” or “identify.” If volunteers selected “Whale or Dolphin” from the menu, the pop-up screen questions: “Is the underside of the tail visible?” (</w:t>
      </w:r>
      <w:proofErr w:type="gramStart"/>
      <w:r>
        <w:rPr>
          <w:rFonts w:ascii="Times New Roman" w:eastAsia="Times New Roman" w:hAnsi="Times New Roman" w:cs="Times New Roman"/>
          <w:sz w:val="22"/>
          <w:szCs w:val="22"/>
        </w:rPr>
        <w:t>answers</w:t>
      </w:r>
      <w:proofErr w:type="gramEnd"/>
      <w:r>
        <w:rPr>
          <w:rFonts w:ascii="Times New Roman" w:eastAsia="Times New Roman" w:hAnsi="Times New Roman" w:cs="Times New Roman"/>
          <w:sz w:val="22"/>
          <w:szCs w:val="22"/>
        </w:rPr>
        <w:t>: “yes” or “no”), and “If YES, does the tail belong to a humpback whale?” (</w:t>
      </w:r>
      <w:proofErr w:type="gramStart"/>
      <w:r>
        <w:rPr>
          <w:rFonts w:ascii="Times New Roman" w:eastAsia="Times New Roman" w:hAnsi="Times New Roman" w:cs="Times New Roman"/>
          <w:sz w:val="22"/>
          <w:szCs w:val="22"/>
        </w:rPr>
        <w:t>answers</w:t>
      </w:r>
      <w:proofErr w:type="gramEnd"/>
      <w:r>
        <w:rPr>
          <w:rFonts w:ascii="Times New Roman" w:eastAsia="Times New Roman" w:hAnsi="Times New Roman" w:cs="Times New Roman"/>
          <w:sz w:val="22"/>
          <w:szCs w:val="22"/>
        </w:rPr>
        <w:t>: “yes” or “no”).</w:t>
      </w:r>
      <w:r w:rsidR="00F02609">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Volunteers could select and identify multiple species in an image. When they were done classifying, they submitted their identifications by selecting “Done” below the species list. Because the Survey workflow task was more complex than the binary questions in the Yes/No workflow, images were shown to 10 volunteers before being retired from circulation.</w:t>
      </w:r>
    </w:p>
    <w:p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rsidR="00575EC2" w:rsidRDefault="00180692" w:rsidP="00CF3F71">
      <w:pPr>
        <w:outlineLvl w:val="0"/>
        <w:rPr>
          <w:rFonts w:ascii="Times New Roman" w:eastAsia="Times New Roman" w:hAnsi="Times New Roman" w:cs="Times New Roman"/>
          <w:i/>
          <w:sz w:val="22"/>
          <w:szCs w:val="22"/>
        </w:rPr>
      </w:pPr>
      <w:r>
        <w:rPr>
          <w:rFonts w:ascii="Times New Roman" w:eastAsia="Times New Roman" w:hAnsi="Times New Roman" w:cs="Times New Roman"/>
          <w:i/>
          <w:sz w:val="22"/>
          <w:szCs w:val="22"/>
        </w:rPr>
        <w:t>Volunteer communication</w:t>
      </w:r>
    </w:p>
    <w:p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We launched the experiment on June 7, and announced it via newsletter on June 8. Because </w:t>
      </w:r>
      <w:r w:rsidRPr="004651F7">
        <w:rPr>
          <w:rFonts w:ascii="Times New Roman" w:eastAsia="Times New Roman" w:hAnsi="Times New Roman" w:cs="Times New Roman"/>
          <w:i/>
          <w:sz w:val="22"/>
          <w:szCs w:val="22"/>
        </w:rPr>
        <w:t>Snapshots at Sea</w:t>
      </w:r>
      <w:r>
        <w:rPr>
          <w:rFonts w:ascii="Times New Roman" w:eastAsia="Times New Roman" w:hAnsi="Times New Roman" w:cs="Times New Roman"/>
          <w:sz w:val="22"/>
          <w:szCs w:val="22"/>
        </w:rPr>
        <w:t xml:space="preserve"> already had an active volunteer community used to the </w:t>
      </w:r>
      <w:r w:rsidR="00CF3F71">
        <w:rPr>
          <w:rFonts w:ascii="Times New Roman" w:eastAsia="Times New Roman" w:hAnsi="Times New Roman" w:cs="Times New Roman"/>
          <w:sz w:val="22"/>
          <w:szCs w:val="22"/>
        </w:rPr>
        <w:t>cascade</w:t>
      </w:r>
      <w:r>
        <w:rPr>
          <w:rFonts w:ascii="Times New Roman" w:eastAsia="Times New Roman" w:hAnsi="Times New Roman" w:cs="Times New Roman"/>
          <w:sz w:val="22"/>
          <w:szCs w:val="22"/>
        </w:rPr>
        <w:t xml:space="preserve"> filtering approach, we sent one email to the existing community announcing new data and a new, alternative workflow, and one email to volunteers who had previously participated on another, now-retired, marine-focused project.</w:t>
      </w:r>
    </w:p>
    <w:p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When Question 1 of the Yes/No workflow was completed, we activated Question 2 and sent out another newsletter announcing both new data and the alternative survey workflow. This newsletter went to all volunteers who had classified on </w:t>
      </w:r>
      <w:r w:rsidRPr="004651F7">
        <w:rPr>
          <w:rFonts w:ascii="Times New Roman" w:eastAsia="Times New Roman" w:hAnsi="Times New Roman" w:cs="Times New Roman"/>
          <w:i/>
          <w:sz w:val="22"/>
          <w:szCs w:val="22"/>
        </w:rPr>
        <w:t>Snapshots at Sea</w:t>
      </w:r>
      <w:r>
        <w:rPr>
          <w:rFonts w:ascii="Times New Roman" w:eastAsia="Times New Roman" w:hAnsi="Times New Roman" w:cs="Times New Roman"/>
          <w:sz w:val="22"/>
          <w:szCs w:val="22"/>
        </w:rPr>
        <w:t xml:space="preserve"> before or during the experiment, thus including all newly recruited volunteers. After all four questions on the Yes/No workflow were </w:t>
      </w:r>
      <w:proofErr w:type="gramStart"/>
      <w:r>
        <w:rPr>
          <w:rFonts w:ascii="Times New Roman" w:eastAsia="Times New Roman" w:hAnsi="Times New Roman" w:cs="Times New Roman"/>
          <w:sz w:val="22"/>
          <w:szCs w:val="22"/>
        </w:rPr>
        <w:t>completed,</w:t>
      </w:r>
      <w:proofErr w:type="gramEnd"/>
      <w:r>
        <w:rPr>
          <w:rFonts w:ascii="Times New Roman" w:eastAsia="Times New Roman" w:hAnsi="Times New Roman" w:cs="Times New Roman"/>
          <w:sz w:val="22"/>
          <w:szCs w:val="22"/>
        </w:rPr>
        <w:t xml:space="preserve"> we </w:t>
      </w:r>
      <w:r w:rsidR="004D7A96">
        <w:rPr>
          <w:rFonts w:ascii="Times New Roman" w:eastAsia="Times New Roman" w:hAnsi="Times New Roman" w:cs="Times New Roman"/>
          <w:sz w:val="22"/>
          <w:szCs w:val="22"/>
        </w:rPr>
        <w:t xml:space="preserve">de-activated the Yes/No workflow and </w:t>
      </w:r>
      <w:r>
        <w:rPr>
          <w:rFonts w:ascii="Times New Roman" w:eastAsia="Times New Roman" w:hAnsi="Times New Roman" w:cs="Times New Roman"/>
          <w:sz w:val="22"/>
          <w:szCs w:val="22"/>
        </w:rPr>
        <w:t xml:space="preserve">sent out a final newsletter to the </w:t>
      </w:r>
      <w:r w:rsidRPr="004651F7">
        <w:rPr>
          <w:rFonts w:ascii="Times New Roman" w:eastAsia="Times New Roman" w:hAnsi="Times New Roman" w:cs="Times New Roman"/>
          <w:i/>
          <w:sz w:val="22"/>
          <w:szCs w:val="22"/>
        </w:rPr>
        <w:t>Snapshots at Sea</w:t>
      </w:r>
      <w:r>
        <w:rPr>
          <w:rFonts w:ascii="Times New Roman" w:eastAsia="Times New Roman" w:hAnsi="Times New Roman" w:cs="Times New Roman"/>
          <w:sz w:val="22"/>
          <w:szCs w:val="22"/>
        </w:rPr>
        <w:t xml:space="preserve"> community alerting them to the remaining data on the survey workflow.</w:t>
      </w:r>
    </w:p>
    <w:p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rsidR="00575EC2" w:rsidRDefault="00180692" w:rsidP="00CF3F71">
      <w:pPr>
        <w:outlineLvl w:val="0"/>
        <w:rPr>
          <w:rFonts w:ascii="Times New Roman" w:eastAsia="Times New Roman" w:hAnsi="Times New Roman" w:cs="Times New Roman"/>
          <w:b/>
          <w:sz w:val="22"/>
          <w:szCs w:val="22"/>
        </w:rPr>
      </w:pPr>
      <w:r>
        <w:rPr>
          <w:rFonts w:ascii="Times New Roman" w:eastAsia="Times New Roman" w:hAnsi="Times New Roman" w:cs="Times New Roman"/>
          <w:b/>
          <w:sz w:val="22"/>
          <w:szCs w:val="22"/>
        </w:rPr>
        <w:t>Data analysis</w:t>
      </w:r>
    </w:p>
    <w:p w:rsidR="009828EC" w:rsidRDefault="009828EC" w:rsidP="009828EC">
      <w:pPr>
        <w:rPr>
          <w:rFonts w:ascii="Times New Roman" w:eastAsia="Times New Roman" w:hAnsi="Times New Roman" w:cs="Times New Roman"/>
          <w:sz w:val="22"/>
          <w:szCs w:val="22"/>
        </w:rPr>
      </w:pPr>
    </w:p>
    <w:p w:rsidR="009828EC" w:rsidRPr="003A61C7" w:rsidRDefault="009828EC" w:rsidP="00CF3F71">
      <w:pPr>
        <w:outlineLvl w:val="0"/>
        <w:rPr>
          <w:rFonts w:ascii="Times New Roman" w:eastAsia="Times New Roman" w:hAnsi="Times New Roman" w:cs="Times New Roman"/>
          <w:sz w:val="22"/>
          <w:szCs w:val="22"/>
          <w:u w:val="single"/>
        </w:rPr>
      </w:pPr>
      <w:r>
        <w:rPr>
          <w:rFonts w:ascii="Times New Roman" w:eastAsia="Times New Roman" w:hAnsi="Times New Roman" w:cs="Times New Roman"/>
          <w:i/>
          <w:sz w:val="22"/>
          <w:szCs w:val="22"/>
        </w:rPr>
        <w:t>Classification rates and volunteer contributions</w:t>
      </w:r>
    </w:p>
    <w:p w:rsidR="009828EC" w:rsidRDefault="009828EC" w:rsidP="009828EC">
      <w:pPr>
        <w:rPr>
          <w:rFonts w:ascii="Times New Roman" w:eastAsia="Times New Roman" w:hAnsi="Times New Roman" w:cs="Times New Roman"/>
          <w:sz w:val="22"/>
          <w:szCs w:val="22"/>
        </w:rPr>
      </w:pPr>
    </w:p>
    <w:p w:rsidR="009828EC" w:rsidRDefault="009828EC" w:rsidP="00CF3F71">
      <w:pPr>
        <w:outlineLvl w:val="0"/>
        <w:rPr>
          <w:rFonts w:ascii="Times New Roman" w:eastAsia="Times New Roman" w:hAnsi="Times New Roman" w:cs="Times New Roman"/>
          <w:sz w:val="22"/>
          <w:szCs w:val="22"/>
          <w:u w:val="single"/>
        </w:rPr>
      </w:pPr>
      <w:r>
        <w:rPr>
          <w:rFonts w:ascii="Times New Roman" w:eastAsia="Times New Roman" w:hAnsi="Times New Roman" w:cs="Times New Roman"/>
          <w:i/>
          <w:sz w:val="22"/>
          <w:szCs w:val="22"/>
        </w:rPr>
        <w:t>Classification rates and volunteer contributions</w:t>
      </w:r>
    </w:p>
    <w:p w:rsidR="00575EC2" w:rsidRDefault="00180692" w:rsidP="009828EC">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We retrieved all classifications made on </w:t>
      </w:r>
      <w:r w:rsidR="0022724B">
        <w:rPr>
          <w:rFonts w:ascii="Times New Roman" w:eastAsia="Times New Roman" w:hAnsi="Times New Roman" w:cs="Times New Roman"/>
          <w:i/>
          <w:sz w:val="22"/>
          <w:szCs w:val="22"/>
        </w:rPr>
        <w:t>Snapshots at Sea</w:t>
      </w:r>
      <w:r>
        <w:rPr>
          <w:rFonts w:ascii="Times New Roman" w:eastAsia="Times New Roman" w:hAnsi="Times New Roman" w:cs="Times New Roman"/>
          <w:sz w:val="22"/>
          <w:szCs w:val="22"/>
        </w:rPr>
        <w:t xml:space="preserve"> during the study and associated metadata, including volunteer </w:t>
      </w:r>
      <w:r w:rsidRPr="00FC388D">
        <w:rPr>
          <w:rFonts w:ascii="Times New Roman" w:eastAsia="Times New Roman" w:hAnsi="Times New Roman" w:cs="Times New Roman"/>
          <w:sz w:val="22"/>
          <w:szCs w:val="22"/>
        </w:rPr>
        <w:t>user name</w:t>
      </w:r>
      <w:r w:rsidR="001D27BD">
        <w:rPr>
          <w:rFonts w:ascii="Times New Roman" w:eastAsia="Times New Roman" w:hAnsi="Times New Roman" w:cs="Times New Roman"/>
          <w:sz w:val="22"/>
          <w:szCs w:val="22"/>
        </w:rPr>
        <w:t xml:space="preserve"> (or “not-logged-in” if an unregistered volunteer)</w:t>
      </w:r>
      <w:r>
        <w:rPr>
          <w:rFonts w:ascii="Times New Roman" w:eastAsia="Times New Roman" w:hAnsi="Times New Roman" w:cs="Times New Roman"/>
          <w:sz w:val="22"/>
          <w:szCs w:val="22"/>
        </w:rPr>
        <w:t xml:space="preserve">, the date and time of </w:t>
      </w:r>
      <w:r w:rsidR="001D27BD">
        <w:rPr>
          <w:rFonts w:ascii="Times New Roman" w:eastAsia="Times New Roman" w:hAnsi="Times New Roman" w:cs="Times New Roman"/>
          <w:sz w:val="22"/>
          <w:szCs w:val="22"/>
        </w:rPr>
        <w:t xml:space="preserve">the </w:t>
      </w:r>
      <w:r>
        <w:rPr>
          <w:rFonts w:ascii="Times New Roman" w:eastAsia="Times New Roman" w:hAnsi="Times New Roman" w:cs="Times New Roman"/>
          <w:sz w:val="22"/>
          <w:szCs w:val="22"/>
        </w:rPr>
        <w:t xml:space="preserve">classification, and the </w:t>
      </w:r>
      <w:r w:rsidRPr="00FC388D">
        <w:rPr>
          <w:rFonts w:ascii="Times New Roman" w:eastAsia="Times New Roman" w:hAnsi="Times New Roman" w:cs="Times New Roman"/>
          <w:i/>
          <w:sz w:val="22"/>
          <w:szCs w:val="22"/>
        </w:rPr>
        <w:t>device</w:t>
      </w:r>
      <w:r w:rsidR="001D27BD">
        <w:rPr>
          <w:rFonts w:ascii="Times New Roman" w:eastAsia="Times New Roman" w:hAnsi="Times New Roman" w:cs="Times New Roman"/>
          <w:sz w:val="22"/>
          <w:szCs w:val="22"/>
        </w:rPr>
        <w:t xml:space="preserve"> (defined from the user-agent strings)</w:t>
      </w:r>
      <w:r>
        <w:rPr>
          <w:rFonts w:ascii="Times New Roman" w:eastAsia="Times New Roman" w:hAnsi="Times New Roman" w:cs="Times New Roman"/>
          <w:sz w:val="22"/>
          <w:szCs w:val="22"/>
        </w:rPr>
        <w:t xml:space="preserve"> used to classify. </w:t>
      </w:r>
      <w:r w:rsidR="001D27BD">
        <w:rPr>
          <w:rFonts w:ascii="Times New Roman" w:eastAsia="Times New Roman" w:hAnsi="Times New Roman" w:cs="Times New Roman"/>
          <w:sz w:val="22"/>
          <w:szCs w:val="22"/>
        </w:rPr>
        <w:t xml:space="preserve">We classified registered volunteers as </w:t>
      </w:r>
      <w:r w:rsidR="001D27BD" w:rsidRPr="008B3EE6">
        <w:rPr>
          <w:rFonts w:ascii="Times New Roman" w:eastAsia="Times New Roman" w:hAnsi="Times New Roman" w:cs="Times New Roman"/>
          <w:i/>
          <w:sz w:val="22"/>
          <w:szCs w:val="22"/>
        </w:rPr>
        <w:t>existing</w:t>
      </w:r>
      <w:r w:rsidR="001D27BD">
        <w:rPr>
          <w:rFonts w:ascii="Times New Roman" w:eastAsia="Times New Roman" w:hAnsi="Times New Roman" w:cs="Times New Roman"/>
          <w:sz w:val="22"/>
          <w:szCs w:val="22"/>
        </w:rPr>
        <w:t xml:space="preserve">, if they had classified on </w:t>
      </w:r>
      <w:r w:rsidR="001D27BD" w:rsidRPr="004651F7">
        <w:rPr>
          <w:rFonts w:ascii="Times New Roman" w:eastAsia="Times New Roman" w:hAnsi="Times New Roman" w:cs="Times New Roman"/>
          <w:i/>
          <w:sz w:val="22"/>
          <w:szCs w:val="22"/>
        </w:rPr>
        <w:t>Snapshots at Sea</w:t>
      </w:r>
      <w:r w:rsidR="001D27BD">
        <w:rPr>
          <w:rFonts w:ascii="Times New Roman" w:eastAsia="Times New Roman" w:hAnsi="Times New Roman" w:cs="Times New Roman"/>
          <w:sz w:val="22"/>
          <w:szCs w:val="22"/>
        </w:rPr>
        <w:t xml:space="preserve"> prior to launching the survey workflow, and as </w:t>
      </w:r>
      <w:r w:rsidR="001D27BD" w:rsidRPr="008B3EE6">
        <w:rPr>
          <w:rFonts w:ascii="Times New Roman" w:eastAsia="Times New Roman" w:hAnsi="Times New Roman" w:cs="Times New Roman"/>
          <w:i/>
          <w:sz w:val="22"/>
          <w:szCs w:val="22"/>
        </w:rPr>
        <w:t>new</w:t>
      </w:r>
      <w:r w:rsidR="001D27BD">
        <w:rPr>
          <w:rFonts w:ascii="Times New Roman" w:eastAsia="Times New Roman" w:hAnsi="Times New Roman" w:cs="Times New Roman"/>
          <w:sz w:val="22"/>
          <w:szCs w:val="22"/>
        </w:rPr>
        <w:t xml:space="preserve">, if their first classification was during the experiment. We calculated </w:t>
      </w:r>
      <w:r w:rsidR="00FC388D">
        <w:rPr>
          <w:rFonts w:ascii="Times New Roman" w:eastAsia="Times New Roman" w:hAnsi="Times New Roman" w:cs="Times New Roman"/>
          <w:sz w:val="22"/>
          <w:szCs w:val="22"/>
        </w:rPr>
        <w:t>the time to complete a classification (</w:t>
      </w:r>
      <w:r w:rsidR="00FC388D">
        <w:rPr>
          <w:rFonts w:ascii="Times New Roman" w:eastAsia="Times New Roman" w:hAnsi="Times New Roman" w:cs="Times New Roman"/>
          <w:i/>
          <w:sz w:val="22"/>
          <w:szCs w:val="22"/>
        </w:rPr>
        <w:t>duration</w:t>
      </w:r>
      <w:r w:rsidR="00FC388D">
        <w:rPr>
          <w:rFonts w:ascii="Times New Roman" w:eastAsia="Times New Roman" w:hAnsi="Times New Roman" w:cs="Times New Roman"/>
          <w:sz w:val="22"/>
          <w:szCs w:val="22"/>
        </w:rPr>
        <w:t xml:space="preserve">) as the </w:t>
      </w:r>
      <w:r>
        <w:rPr>
          <w:rFonts w:ascii="Times New Roman" w:eastAsia="Times New Roman" w:hAnsi="Times New Roman" w:cs="Times New Roman"/>
          <w:sz w:val="22"/>
          <w:szCs w:val="22"/>
        </w:rPr>
        <w:t>time from when the image was loaded on the volunteer’s screen to when the volunteer submitted the classificat</w:t>
      </w:r>
      <w:r w:rsidR="00FC388D">
        <w:rPr>
          <w:rFonts w:ascii="Times New Roman" w:eastAsia="Times New Roman" w:hAnsi="Times New Roman" w:cs="Times New Roman"/>
          <w:sz w:val="22"/>
          <w:szCs w:val="22"/>
        </w:rPr>
        <w:t xml:space="preserve">ion; classifications with </w:t>
      </w:r>
      <w:r w:rsidR="00FC388D" w:rsidRPr="00FC388D">
        <w:rPr>
          <w:rFonts w:ascii="Times New Roman" w:eastAsia="Times New Roman" w:hAnsi="Times New Roman" w:cs="Times New Roman"/>
          <w:i/>
          <w:sz w:val="22"/>
          <w:szCs w:val="22"/>
        </w:rPr>
        <w:t>duration</w:t>
      </w:r>
      <w:r>
        <w:rPr>
          <w:rFonts w:ascii="Times New Roman" w:eastAsia="Times New Roman" w:hAnsi="Times New Roman" w:cs="Times New Roman"/>
          <w:sz w:val="22"/>
          <w:szCs w:val="22"/>
        </w:rPr>
        <w:t xml:space="preserve"> &gt; 2 minutes were excluded as these typically represent incidents when the volunteer had loaded a classification but was not actively classify</w:t>
      </w:r>
      <w:r w:rsidRPr="00FC388D">
        <w:rPr>
          <w:rFonts w:ascii="Times New Roman" w:eastAsia="Times New Roman" w:hAnsi="Times New Roman" w:cs="Times New Roman"/>
          <w:sz w:val="22"/>
          <w:szCs w:val="22"/>
        </w:rPr>
        <w:t>ing.</w:t>
      </w:r>
      <w:r w:rsidR="00FC388D" w:rsidRPr="00FC388D">
        <w:rPr>
          <w:rFonts w:ascii="Times New Roman" w:eastAsia="Times New Roman" w:hAnsi="Times New Roman" w:cs="Times New Roman"/>
          <w:sz w:val="22"/>
          <w:szCs w:val="22"/>
        </w:rPr>
        <w:t xml:space="preserve"> We identified</w:t>
      </w:r>
      <w:r w:rsidR="00FC388D">
        <w:rPr>
          <w:rFonts w:ascii="Times New Roman" w:eastAsia="Times New Roman" w:hAnsi="Times New Roman" w:cs="Times New Roman"/>
        </w:rPr>
        <w:t xml:space="preserve"> </w:t>
      </w:r>
      <w:r w:rsidR="00FC388D">
        <w:rPr>
          <w:rFonts w:ascii="Times New Roman" w:eastAsia="Times New Roman" w:hAnsi="Times New Roman" w:cs="Times New Roman"/>
          <w:sz w:val="22"/>
          <w:szCs w:val="22"/>
        </w:rPr>
        <w:t xml:space="preserve">a </w:t>
      </w:r>
      <w:r>
        <w:rPr>
          <w:rFonts w:ascii="Times New Roman" w:eastAsia="Times New Roman" w:hAnsi="Times New Roman" w:cs="Times New Roman"/>
          <w:i/>
          <w:sz w:val="22"/>
          <w:szCs w:val="22"/>
        </w:rPr>
        <w:t>session</w:t>
      </w:r>
      <w:r w:rsidR="00FC388D">
        <w:rPr>
          <w:rFonts w:ascii="Times New Roman" w:eastAsia="Times New Roman" w:hAnsi="Times New Roman" w:cs="Times New Roman"/>
          <w:i/>
          <w:sz w:val="22"/>
          <w:szCs w:val="22"/>
        </w:rPr>
        <w:t xml:space="preserve"> </w:t>
      </w:r>
      <w:r w:rsidR="00FC388D" w:rsidRPr="003A61C7">
        <w:rPr>
          <w:rFonts w:ascii="Times New Roman" w:eastAsia="Times New Roman" w:hAnsi="Times New Roman" w:cs="Times New Roman"/>
          <w:sz w:val="22"/>
          <w:szCs w:val="22"/>
        </w:rPr>
        <w:t>as</w:t>
      </w:r>
      <w:r w:rsidR="00FC388D">
        <w:rPr>
          <w:rFonts w:ascii="Times New Roman" w:eastAsia="Times New Roman" w:hAnsi="Times New Roman" w:cs="Times New Roman"/>
          <w:i/>
          <w:sz w:val="22"/>
          <w:szCs w:val="22"/>
        </w:rPr>
        <w:t xml:space="preserve"> </w:t>
      </w:r>
      <w:r w:rsidR="00FC388D">
        <w:rPr>
          <w:rFonts w:ascii="Times New Roman" w:eastAsia="Times New Roman" w:hAnsi="Times New Roman" w:cs="Times New Roman"/>
          <w:sz w:val="22"/>
          <w:szCs w:val="22"/>
        </w:rPr>
        <w:t xml:space="preserve">period of continued classifications with </w:t>
      </w:r>
      <w:r>
        <w:rPr>
          <w:rFonts w:ascii="Times New Roman" w:eastAsia="Times New Roman" w:hAnsi="Times New Roman" w:cs="Times New Roman"/>
          <w:sz w:val="22"/>
          <w:szCs w:val="22"/>
        </w:rPr>
        <w:t>less than 30 minutes</w:t>
      </w:r>
      <w:r w:rsidR="00FC388D">
        <w:rPr>
          <w:rFonts w:ascii="Times New Roman" w:eastAsia="Times New Roman" w:hAnsi="Times New Roman" w:cs="Times New Roman"/>
          <w:sz w:val="22"/>
          <w:szCs w:val="22"/>
        </w:rPr>
        <w:t xml:space="preserve"> of inactivity</w:t>
      </w:r>
      <w:r>
        <w:rPr>
          <w:rFonts w:ascii="Times New Roman" w:eastAsia="Times New Roman" w:hAnsi="Times New Roman" w:cs="Times New Roman"/>
          <w:sz w:val="22"/>
          <w:szCs w:val="22"/>
        </w:rPr>
        <w:t xml:space="preserve"> between consecutive classifications.</w:t>
      </w:r>
      <w:r w:rsidR="000F7036">
        <w:rPr>
          <w:rFonts w:ascii="Times New Roman" w:eastAsia="Times New Roman" w:hAnsi="Times New Roman" w:cs="Times New Roman"/>
          <w:sz w:val="22"/>
          <w:szCs w:val="22"/>
        </w:rPr>
        <w:t xml:space="preserve"> All analyses were conducted in Program R </w:t>
      </w:r>
      <w:r w:rsidR="00E83A6E">
        <w:rPr>
          <w:rFonts w:ascii="Times New Roman" w:eastAsia="Times New Roman" w:hAnsi="Times New Roman" w:cs="Times New Roman"/>
          <w:sz w:val="22"/>
          <w:szCs w:val="22"/>
        </w:rPr>
        <w:t xml:space="preserve">3.4.0 and code is available online at </w:t>
      </w:r>
      <w:hyperlink r:id="rId15" w:history="1">
        <w:proofErr w:type="spellStart"/>
        <w:r w:rsidR="009828EC" w:rsidRPr="002776F3">
          <w:rPr>
            <w:rStyle w:val="Hyperlink"/>
            <w:rFonts w:ascii="Times New Roman" w:eastAsia="Times New Roman" w:hAnsi="Times New Roman" w:cs="Times New Roman"/>
            <w:sz w:val="22"/>
            <w:szCs w:val="22"/>
          </w:rPr>
          <w:t>www.github.com/aliburchard/snapsatsea</w:t>
        </w:r>
        <w:proofErr w:type="spellEnd"/>
      </w:hyperlink>
      <w:r w:rsidR="00E83A6E">
        <w:rPr>
          <w:rFonts w:ascii="Times New Roman" w:eastAsia="Times New Roman" w:hAnsi="Times New Roman" w:cs="Times New Roman"/>
          <w:sz w:val="22"/>
          <w:szCs w:val="22"/>
        </w:rPr>
        <w:t>.</w:t>
      </w:r>
    </w:p>
    <w:p w:rsidR="009828EC" w:rsidRPr="009828EC" w:rsidRDefault="009828EC" w:rsidP="009828EC">
      <w:pPr>
        <w:rPr>
          <w:rFonts w:ascii="Times New Roman" w:eastAsia="Times New Roman" w:hAnsi="Times New Roman" w:cs="Times New Roman"/>
          <w:sz w:val="22"/>
          <w:szCs w:val="22"/>
          <w:u w:val="single"/>
        </w:rPr>
      </w:pPr>
    </w:p>
    <w:p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We evaluated skew among volunteer contributions by calculating Lorenz curves (package </w:t>
      </w:r>
      <w:proofErr w:type="spellStart"/>
      <w:r w:rsidRPr="00F02609">
        <w:rPr>
          <w:rFonts w:ascii="Times New Roman" w:eastAsia="Times New Roman" w:hAnsi="Times New Roman" w:cs="Times New Roman"/>
          <w:i/>
          <w:sz w:val="22"/>
          <w:szCs w:val="22"/>
        </w:rPr>
        <w:t>ineq</w:t>
      </w:r>
      <w:proofErr w:type="spellEnd"/>
      <w:r>
        <w:rPr>
          <w:rFonts w:ascii="Times New Roman" w:eastAsia="Times New Roman" w:hAnsi="Times New Roman" w:cs="Times New Roman"/>
          <w:sz w:val="22"/>
          <w:szCs w:val="22"/>
        </w:rPr>
        <w:t xml:space="preserve">, function </w:t>
      </w:r>
      <w:proofErr w:type="spellStart"/>
      <w:r w:rsidRPr="00F02609">
        <w:rPr>
          <w:rFonts w:ascii="Times New Roman" w:eastAsia="Times New Roman" w:hAnsi="Times New Roman" w:cs="Times New Roman"/>
          <w:i/>
          <w:sz w:val="22"/>
          <w:szCs w:val="22"/>
        </w:rPr>
        <w:t>Lc</w:t>
      </w:r>
      <w:proofErr w:type="spellEnd"/>
      <w:r>
        <w:rPr>
          <w:rFonts w:ascii="Times New Roman" w:eastAsia="Times New Roman" w:hAnsi="Times New Roman" w:cs="Times New Roman"/>
          <w:sz w:val="22"/>
          <w:szCs w:val="22"/>
        </w:rPr>
        <w:t xml:space="preserve">) and </w:t>
      </w:r>
      <w:proofErr w:type="spellStart"/>
      <w:r>
        <w:rPr>
          <w:rFonts w:ascii="Times New Roman" w:eastAsia="Times New Roman" w:hAnsi="Times New Roman" w:cs="Times New Roman"/>
          <w:sz w:val="22"/>
          <w:szCs w:val="22"/>
        </w:rPr>
        <w:t>Gini</w:t>
      </w:r>
      <w:proofErr w:type="spellEnd"/>
      <w:r>
        <w:rPr>
          <w:rFonts w:ascii="Times New Roman" w:eastAsia="Times New Roman" w:hAnsi="Times New Roman" w:cs="Times New Roman"/>
          <w:sz w:val="22"/>
          <w:szCs w:val="22"/>
        </w:rPr>
        <w:t xml:space="preserve"> coefficients (package </w:t>
      </w:r>
      <w:proofErr w:type="spellStart"/>
      <w:r w:rsidRPr="00F02609">
        <w:rPr>
          <w:rFonts w:ascii="Times New Roman" w:eastAsia="Times New Roman" w:hAnsi="Times New Roman" w:cs="Times New Roman"/>
          <w:i/>
          <w:sz w:val="22"/>
          <w:szCs w:val="22"/>
        </w:rPr>
        <w:t>reldist</w:t>
      </w:r>
      <w:proofErr w:type="spellEnd"/>
      <w:r>
        <w:rPr>
          <w:rFonts w:ascii="Times New Roman" w:eastAsia="Times New Roman" w:hAnsi="Times New Roman" w:cs="Times New Roman"/>
          <w:sz w:val="22"/>
          <w:szCs w:val="22"/>
        </w:rPr>
        <w:t xml:space="preserve">, function </w:t>
      </w:r>
      <w:proofErr w:type="spellStart"/>
      <w:r w:rsidRPr="00F02609">
        <w:rPr>
          <w:rFonts w:ascii="Times New Roman" w:eastAsia="Times New Roman" w:hAnsi="Times New Roman" w:cs="Times New Roman"/>
          <w:i/>
          <w:sz w:val="22"/>
          <w:szCs w:val="22"/>
        </w:rPr>
        <w:t>gini</w:t>
      </w:r>
      <w:proofErr w:type="spellEnd"/>
      <w:r>
        <w:rPr>
          <w:rFonts w:ascii="Times New Roman" w:eastAsia="Times New Roman" w:hAnsi="Times New Roman" w:cs="Times New Roman"/>
          <w:sz w:val="22"/>
          <w:szCs w:val="22"/>
        </w:rPr>
        <w:t xml:space="preserve">) for each workflow for </w:t>
      </w:r>
      <w:r w:rsidRPr="008B3EE6">
        <w:rPr>
          <w:rFonts w:ascii="Times New Roman" w:eastAsia="Times New Roman" w:hAnsi="Times New Roman" w:cs="Times New Roman"/>
          <w:i/>
          <w:sz w:val="22"/>
          <w:szCs w:val="22"/>
        </w:rPr>
        <w:t>new</w:t>
      </w:r>
      <w:r>
        <w:rPr>
          <w:rFonts w:ascii="Times New Roman" w:eastAsia="Times New Roman" w:hAnsi="Times New Roman" w:cs="Times New Roman"/>
          <w:sz w:val="22"/>
          <w:szCs w:val="22"/>
        </w:rPr>
        <w:t xml:space="preserve"> and </w:t>
      </w:r>
      <w:r w:rsidRPr="008B3EE6">
        <w:rPr>
          <w:rFonts w:ascii="Times New Roman" w:eastAsia="Times New Roman" w:hAnsi="Times New Roman" w:cs="Times New Roman"/>
          <w:i/>
          <w:sz w:val="22"/>
          <w:szCs w:val="22"/>
        </w:rPr>
        <w:t>existing</w:t>
      </w:r>
      <w:r>
        <w:rPr>
          <w:rFonts w:ascii="Times New Roman" w:eastAsia="Times New Roman" w:hAnsi="Times New Roman" w:cs="Times New Roman"/>
          <w:sz w:val="22"/>
          <w:szCs w:val="22"/>
        </w:rPr>
        <w:t xml:space="preserve"> volunteers. Lorenz curves give the proportion of classifications vs. proportion of volunteers; y = x represents hypothetical perfect equality, where every volunteer contributes the same number of classifications. The </w:t>
      </w:r>
      <w:proofErr w:type="spellStart"/>
      <w:r>
        <w:rPr>
          <w:rFonts w:ascii="Times New Roman" w:eastAsia="Times New Roman" w:hAnsi="Times New Roman" w:cs="Times New Roman"/>
          <w:sz w:val="22"/>
          <w:szCs w:val="22"/>
        </w:rPr>
        <w:t>Gini</w:t>
      </w:r>
      <w:proofErr w:type="spellEnd"/>
      <w:r>
        <w:rPr>
          <w:rFonts w:ascii="Times New Roman" w:eastAsia="Times New Roman" w:hAnsi="Times New Roman" w:cs="Times New Roman"/>
          <w:sz w:val="22"/>
          <w:szCs w:val="22"/>
        </w:rPr>
        <w:t xml:space="preserve"> coefficient is a measure of inequality (calculated as the ratio of the area above the Lorenz curve and below the line of y = x to the total area below the line of y = x) and ranges from 0 to 1, where 0 represents completely equal contributions and 1 represents completely unequal contributions.</w:t>
      </w:r>
      <w:r w:rsidR="003A61C7">
        <w:rPr>
          <w:rFonts w:ascii="Times New Roman" w:eastAsia="Times New Roman" w:hAnsi="Times New Roman" w:cs="Times New Roman"/>
          <w:sz w:val="22"/>
          <w:szCs w:val="22"/>
        </w:rPr>
        <w:t xml:space="preserve"> </w:t>
      </w:r>
    </w:p>
    <w:p w:rsidR="00575EC2" w:rsidRDefault="00575EC2">
      <w:pPr>
        <w:rPr>
          <w:rFonts w:ascii="Times New Roman" w:eastAsia="Times New Roman" w:hAnsi="Times New Roman" w:cs="Times New Roman"/>
          <w:sz w:val="22"/>
          <w:szCs w:val="22"/>
        </w:rPr>
      </w:pPr>
    </w:p>
    <w:p w:rsidR="00575EC2" w:rsidRDefault="00180692" w:rsidP="00CF3F71">
      <w:pPr>
        <w:outlineLvl w:val="0"/>
        <w:rPr>
          <w:rFonts w:ascii="Times New Roman" w:eastAsia="Times New Roman" w:hAnsi="Times New Roman" w:cs="Times New Roman"/>
          <w:sz w:val="22"/>
          <w:szCs w:val="22"/>
          <w:u w:val="single"/>
        </w:rPr>
      </w:pPr>
      <w:r>
        <w:rPr>
          <w:rFonts w:ascii="Times New Roman" w:eastAsia="Times New Roman" w:hAnsi="Times New Roman" w:cs="Times New Roman"/>
          <w:i/>
          <w:sz w:val="22"/>
          <w:szCs w:val="22"/>
        </w:rPr>
        <w:t>Engagement</w:t>
      </w:r>
    </w:p>
    <w:p w:rsidR="00575EC2" w:rsidRDefault="004D7A96">
      <w:pPr>
        <w:rPr>
          <w:rFonts w:ascii="Times New Roman" w:eastAsia="Times New Roman" w:hAnsi="Times New Roman" w:cs="Times New Roman"/>
          <w:sz w:val="22"/>
          <w:szCs w:val="22"/>
        </w:rPr>
      </w:pPr>
      <w:r>
        <w:rPr>
          <w:rFonts w:ascii="Times New Roman" w:eastAsia="Times New Roman" w:hAnsi="Times New Roman" w:cs="Times New Roman"/>
          <w:sz w:val="22"/>
          <w:szCs w:val="22"/>
        </w:rPr>
        <w:t>W</w:t>
      </w:r>
      <w:r w:rsidR="00651AD8">
        <w:rPr>
          <w:rFonts w:ascii="Times New Roman" w:eastAsia="Times New Roman" w:hAnsi="Times New Roman" w:cs="Times New Roman"/>
          <w:sz w:val="22"/>
          <w:szCs w:val="22"/>
        </w:rPr>
        <w:t>e</w:t>
      </w:r>
      <w:r w:rsidR="00180692">
        <w:rPr>
          <w:rFonts w:ascii="Times New Roman" w:eastAsia="Times New Roman" w:hAnsi="Times New Roman" w:cs="Times New Roman"/>
          <w:sz w:val="22"/>
          <w:szCs w:val="22"/>
        </w:rPr>
        <w:t xml:space="preserve"> identified </w:t>
      </w:r>
      <w:r w:rsidR="008B3EE6">
        <w:rPr>
          <w:rFonts w:ascii="Times New Roman" w:eastAsia="Times New Roman" w:hAnsi="Times New Roman" w:cs="Times New Roman"/>
          <w:sz w:val="22"/>
          <w:szCs w:val="22"/>
        </w:rPr>
        <w:t xml:space="preserve">registered </w:t>
      </w:r>
      <w:r w:rsidR="00180692">
        <w:rPr>
          <w:rFonts w:ascii="Times New Roman" w:eastAsia="Times New Roman" w:hAnsi="Times New Roman" w:cs="Times New Roman"/>
          <w:sz w:val="22"/>
          <w:szCs w:val="22"/>
        </w:rPr>
        <w:t xml:space="preserve">volunteers as </w:t>
      </w:r>
      <w:r w:rsidR="008B3EE6">
        <w:rPr>
          <w:rFonts w:ascii="Times New Roman" w:eastAsia="Times New Roman" w:hAnsi="Times New Roman" w:cs="Times New Roman"/>
          <w:sz w:val="22"/>
          <w:szCs w:val="22"/>
        </w:rPr>
        <w:t>classifying on both workflows, Yes/No only, and S</w:t>
      </w:r>
      <w:r w:rsidR="00180692">
        <w:rPr>
          <w:rFonts w:ascii="Times New Roman" w:eastAsia="Times New Roman" w:hAnsi="Times New Roman" w:cs="Times New Roman"/>
          <w:sz w:val="22"/>
          <w:szCs w:val="22"/>
        </w:rPr>
        <w:t>urvey only, and summarized the number of classifications made, the proportion of each group who commented on the Talk forums, and the number of talk comments made</w:t>
      </w:r>
      <w:r w:rsidR="00816673">
        <w:rPr>
          <w:rFonts w:ascii="Times New Roman" w:eastAsia="Times New Roman" w:hAnsi="Times New Roman" w:cs="Times New Roman"/>
          <w:sz w:val="22"/>
          <w:szCs w:val="22"/>
        </w:rPr>
        <w:t xml:space="preserve"> during the </w:t>
      </w:r>
      <w:r w:rsidR="00AD4674">
        <w:rPr>
          <w:rFonts w:ascii="Times New Roman" w:eastAsia="Times New Roman" w:hAnsi="Times New Roman" w:cs="Times New Roman"/>
          <w:sz w:val="22"/>
          <w:szCs w:val="22"/>
        </w:rPr>
        <w:t>31</w:t>
      </w:r>
      <w:r>
        <w:rPr>
          <w:rFonts w:ascii="Times New Roman" w:eastAsia="Times New Roman" w:hAnsi="Times New Roman" w:cs="Times New Roman"/>
          <w:sz w:val="22"/>
          <w:szCs w:val="22"/>
        </w:rPr>
        <w:t xml:space="preserve"> days in which both workflows were available for classifying</w:t>
      </w:r>
      <w:r w:rsidR="00180692">
        <w:rPr>
          <w:rFonts w:ascii="Times New Roman" w:eastAsia="Times New Roman" w:hAnsi="Times New Roman" w:cs="Times New Roman"/>
          <w:sz w:val="22"/>
          <w:szCs w:val="22"/>
        </w:rPr>
        <w:t>.</w:t>
      </w:r>
    </w:p>
    <w:p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rsidR="00575EC2" w:rsidRDefault="00180692" w:rsidP="00CF3F71">
      <w:pPr>
        <w:outlineLvl w:val="0"/>
        <w:rPr>
          <w:rFonts w:ascii="Times New Roman" w:eastAsia="Times New Roman" w:hAnsi="Times New Roman" w:cs="Times New Roman"/>
          <w:i/>
          <w:sz w:val="22"/>
          <w:szCs w:val="22"/>
        </w:rPr>
      </w:pPr>
      <w:r>
        <w:rPr>
          <w:rFonts w:ascii="Times New Roman" w:eastAsia="Times New Roman" w:hAnsi="Times New Roman" w:cs="Times New Roman"/>
          <w:i/>
          <w:sz w:val="22"/>
          <w:szCs w:val="22"/>
        </w:rPr>
        <w:t>Aggregation &amp; Accuracy</w:t>
      </w:r>
    </w:p>
    <w:p w:rsidR="00575EC2" w:rsidRDefault="00180692" w:rsidP="00F559A1">
      <w:pPr>
        <w:rPr>
          <w:rFonts w:ascii="Times New Roman" w:eastAsia="Times New Roman" w:hAnsi="Times New Roman" w:cs="Times New Roman"/>
          <w:sz w:val="22"/>
          <w:szCs w:val="22"/>
        </w:rPr>
      </w:pPr>
      <w:r>
        <w:rPr>
          <w:rFonts w:ascii="Times New Roman" w:eastAsia="Times New Roman" w:hAnsi="Times New Roman" w:cs="Times New Roman"/>
          <w:sz w:val="22"/>
          <w:szCs w:val="22"/>
        </w:rPr>
        <w:t>We aggregated multiple volunteer answers into a single final “consensu</w:t>
      </w:r>
      <w:r w:rsidR="001D2AF9">
        <w:rPr>
          <w:rFonts w:ascii="Times New Roman" w:eastAsia="Times New Roman" w:hAnsi="Times New Roman" w:cs="Times New Roman"/>
          <w:sz w:val="22"/>
          <w:szCs w:val="22"/>
        </w:rPr>
        <w:t>s” answer for every image. For Yes/N</w:t>
      </w:r>
      <w:r>
        <w:rPr>
          <w:rFonts w:ascii="Times New Roman" w:eastAsia="Times New Roman" w:hAnsi="Times New Roman" w:cs="Times New Roman"/>
          <w:sz w:val="22"/>
          <w:szCs w:val="22"/>
        </w:rPr>
        <w:t xml:space="preserve">o questions, we calculated the proportion of volunteers who answered “yes” for a given image and calculated the consensus answers as “yes” if the proportion exceeded 0.75 for Q1 and Q2, 0.45 for Q3, and 0.5 for Q4. </w:t>
      </w:r>
      <w:r w:rsidR="00F559A1">
        <w:rPr>
          <w:rFonts w:ascii="Times New Roman" w:eastAsia="Times New Roman" w:hAnsi="Times New Roman" w:cs="Times New Roman"/>
          <w:sz w:val="22"/>
          <w:szCs w:val="22"/>
        </w:rPr>
        <w:t>While more sophisticated approaches exist for aggregating survey-style tasks (Swanson et al. 2014), we</w:t>
      </w:r>
      <w:r>
        <w:rPr>
          <w:rFonts w:ascii="Times New Roman" w:eastAsia="Times New Roman" w:hAnsi="Times New Roman" w:cs="Times New Roman"/>
          <w:sz w:val="22"/>
          <w:szCs w:val="22"/>
        </w:rPr>
        <w:t xml:space="preserve"> applied an analogous approach to </w:t>
      </w:r>
      <w:r w:rsidR="00F559A1">
        <w:rPr>
          <w:rFonts w:ascii="Times New Roman" w:eastAsia="Times New Roman" w:hAnsi="Times New Roman" w:cs="Times New Roman"/>
          <w:sz w:val="22"/>
          <w:szCs w:val="22"/>
        </w:rPr>
        <w:t xml:space="preserve">the survey task to </w:t>
      </w:r>
      <w:r>
        <w:rPr>
          <w:rFonts w:ascii="Times New Roman" w:eastAsia="Times New Roman" w:hAnsi="Times New Roman" w:cs="Times New Roman"/>
          <w:sz w:val="22"/>
          <w:szCs w:val="22"/>
        </w:rPr>
        <w:t>facilitate comparison</w:t>
      </w:r>
      <w:r w:rsidR="00F559A1">
        <w:rPr>
          <w:rFonts w:ascii="Times New Roman" w:eastAsia="Times New Roman" w:hAnsi="Times New Roman" w:cs="Times New Roman"/>
          <w:sz w:val="22"/>
          <w:szCs w:val="22"/>
        </w:rPr>
        <w:t xml:space="preserve"> between the workflows. For</w:t>
      </w:r>
      <w:r>
        <w:rPr>
          <w:rFonts w:ascii="Times New Roman" w:eastAsia="Times New Roman" w:hAnsi="Times New Roman" w:cs="Times New Roman"/>
          <w:sz w:val="22"/>
          <w:szCs w:val="22"/>
        </w:rPr>
        <w:t xml:space="preserve"> every image, </w:t>
      </w:r>
      <w:r w:rsidR="00F559A1">
        <w:rPr>
          <w:rFonts w:ascii="Times New Roman" w:eastAsia="Times New Roman" w:hAnsi="Times New Roman" w:cs="Times New Roman"/>
          <w:sz w:val="22"/>
          <w:szCs w:val="22"/>
        </w:rPr>
        <w:t xml:space="preserve">we recorded </w:t>
      </w:r>
      <w:r>
        <w:rPr>
          <w:rFonts w:ascii="Times New Roman" w:eastAsia="Times New Roman" w:hAnsi="Times New Roman" w:cs="Times New Roman"/>
          <w:sz w:val="22"/>
          <w:szCs w:val="22"/>
        </w:rPr>
        <w:t>the proportion of volunteers who identified the presence of any animal, a whale or dolphin, a fluke, and whether or not th</w:t>
      </w:r>
      <w:r w:rsidR="00F559A1">
        <w:rPr>
          <w:rFonts w:ascii="Times New Roman" w:eastAsia="Times New Roman" w:hAnsi="Times New Roman" w:cs="Times New Roman"/>
          <w:sz w:val="22"/>
          <w:szCs w:val="22"/>
        </w:rPr>
        <w:t>e fluke belonged to a humpback, and calculated c</w:t>
      </w:r>
      <w:r>
        <w:rPr>
          <w:rFonts w:ascii="Times New Roman" w:eastAsia="Times New Roman" w:hAnsi="Times New Roman" w:cs="Times New Roman"/>
          <w:sz w:val="22"/>
          <w:szCs w:val="22"/>
        </w:rPr>
        <w:t>onsensus answers according to the same thresholds.</w:t>
      </w:r>
    </w:p>
    <w:p w:rsidR="00575EC2" w:rsidRDefault="00575EC2">
      <w:pPr>
        <w:rPr>
          <w:rFonts w:ascii="Times New Roman" w:eastAsia="Times New Roman" w:hAnsi="Times New Roman" w:cs="Times New Roman"/>
          <w:sz w:val="22"/>
          <w:szCs w:val="22"/>
        </w:rPr>
      </w:pPr>
    </w:p>
    <w:p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We </w:t>
      </w:r>
      <w:r w:rsidR="00DF5333">
        <w:rPr>
          <w:rFonts w:ascii="Times New Roman" w:eastAsia="Times New Roman" w:hAnsi="Times New Roman" w:cs="Times New Roman"/>
          <w:sz w:val="22"/>
          <w:szCs w:val="22"/>
        </w:rPr>
        <w:t>evaluated rates of false negatives in</w:t>
      </w:r>
      <w:r>
        <w:rPr>
          <w:rFonts w:ascii="Times New Roman" w:eastAsia="Times New Roman" w:hAnsi="Times New Roman" w:cs="Times New Roman"/>
          <w:sz w:val="22"/>
          <w:szCs w:val="22"/>
        </w:rPr>
        <w:t xml:space="preserve"> </w:t>
      </w:r>
      <w:r w:rsidR="00DF5333">
        <w:rPr>
          <w:rFonts w:ascii="Times New Roman" w:eastAsia="Times New Roman" w:hAnsi="Times New Roman" w:cs="Times New Roman"/>
          <w:sz w:val="22"/>
          <w:szCs w:val="22"/>
        </w:rPr>
        <w:t>volunteer consensus</w:t>
      </w:r>
      <w:r>
        <w:rPr>
          <w:rFonts w:ascii="Times New Roman" w:eastAsia="Times New Roman" w:hAnsi="Times New Roman" w:cs="Times New Roman"/>
          <w:sz w:val="22"/>
          <w:szCs w:val="22"/>
        </w:rPr>
        <w:t xml:space="preserve"> answers to a dataset of </w:t>
      </w:r>
      <w:r w:rsidRPr="007274EF">
        <w:rPr>
          <w:rFonts w:ascii="Times New Roman" w:eastAsia="Times New Roman" w:hAnsi="Times New Roman" w:cs="Times New Roman"/>
          <w:sz w:val="22"/>
          <w:szCs w:val="22"/>
          <w:highlight w:val="yellow"/>
        </w:rPr>
        <w:t>X</w:t>
      </w:r>
      <w:r>
        <w:rPr>
          <w:rFonts w:ascii="Times New Roman" w:eastAsia="Times New Roman" w:hAnsi="Times New Roman" w:cs="Times New Roman"/>
          <w:sz w:val="22"/>
          <w:szCs w:val="22"/>
        </w:rPr>
        <w:t xml:space="preserve"> classifications created by </w:t>
      </w:r>
      <w:r w:rsidR="00F559A1">
        <w:rPr>
          <w:rFonts w:ascii="Times New Roman" w:eastAsia="Times New Roman" w:hAnsi="Times New Roman" w:cs="Times New Roman"/>
          <w:sz w:val="22"/>
          <w:szCs w:val="22"/>
        </w:rPr>
        <w:t>the project’s scientific lead, T.C</w:t>
      </w:r>
      <w:r>
        <w:rPr>
          <w:rFonts w:ascii="Times New Roman" w:eastAsia="Times New Roman" w:hAnsi="Times New Roman" w:cs="Times New Roman"/>
          <w:sz w:val="22"/>
          <w:szCs w:val="22"/>
        </w:rPr>
        <w:t xml:space="preserve">. </w:t>
      </w:r>
    </w:p>
    <w:p w:rsidR="00575EC2" w:rsidRDefault="00575EC2">
      <w:pPr>
        <w:rPr>
          <w:rFonts w:ascii="Times New Roman" w:eastAsia="Times New Roman" w:hAnsi="Times New Roman" w:cs="Times New Roman"/>
          <w:sz w:val="22"/>
          <w:szCs w:val="22"/>
        </w:rPr>
      </w:pPr>
    </w:p>
    <w:p w:rsidR="00C14F32" w:rsidRDefault="00C14F32">
      <w:pPr>
        <w:rPr>
          <w:rFonts w:ascii="Times New Roman" w:eastAsia="Times New Roman" w:hAnsi="Times New Roman" w:cs="Times New Roman"/>
          <w:i/>
          <w:sz w:val="22"/>
          <w:szCs w:val="22"/>
        </w:rPr>
      </w:pPr>
    </w:p>
    <w:p w:rsidR="00575EC2" w:rsidRPr="00325CA2" w:rsidRDefault="00180692" w:rsidP="00CF3F71">
      <w:pPr>
        <w:outlineLvl w:val="0"/>
        <w:rPr>
          <w:rFonts w:ascii="Times New Roman" w:eastAsia="Times New Roman" w:hAnsi="Times New Roman" w:cs="Times New Roman"/>
          <w:b/>
          <w:sz w:val="22"/>
          <w:szCs w:val="22"/>
        </w:rPr>
      </w:pPr>
      <w:r w:rsidRPr="00325CA2">
        <w:rPr>
          <w:rFonts w:ascii="Times New Roman" w:eastAsia="Times New Roman" w:hAnsi="Times New Roman" w:cs="Times New Roman"/>
          <w:b/>
          <w:sz w:val="22"/>
          <w:szCs w:val="22"/>
        </w:rPr>
        <w:t>Results</w:t>
      </w:r>
    </w:p>
    <w:p w:rsidR="00575EC2" w:rsidRDefault="00575EC2">
      <w:pPr>
        <w:rPr>
          <w:rFonts w:ascii="Times New Roman" w:eastAsia="Times New Roman" w:hAnsi="Times New Roman" w:cs="Times New Roman"/>
          <w:b/>
          <w:sz w:val="22"/>
          <w:szCs w:val="22"/>
          <w:u w:val="single"/>
        </w:rPr>
      </w:pPr>
    </w:p>
    <w:p w:rsidR="00575EC2" w:rsidRDefault="00180692" w:rsidP="00CF3F71">
      <w:pPr>
        <w:outlineLvl w:val="0"/>
        <w:rPr>
          <w:rFonts w:ascii="Times New Roman" w:eastAsia="Times New Roman" w:hAnsi="Times New Roman" w:cs="Times New Roman"/>
          <w:i/>
          <w:sz w:val="22"/>
          <w:szCs w:val="22"/>
        </w:rPr>
      </w:pPr>
      <w:r>
        <w:rPr>
          <w:rFonts w:ascii="Times New Roman" w:eastAsia="Times New Roman" w:hAnsi="Times New Roman" w:cs="Times New Roman"/>
          <w:i/>
          <w:sz w:val="22"/>
          <w:szCs w:val="22"/>
        </w:rPr>
        <w:t>Classification rates &amp; volunteer contributions</w:t>
      </w:r>
    </w:p>
    <w:p w:rsidR="00575EC2" w:rsidRDefault="00C14F32" w:rsidP="00A1636D">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Volunteers completed the Yes/No workflow </w:t>
      </w:r>
      <w:r w:rsidR="00691D61">
        <w:rPr>
          <w:rFonts w:ascii="Times New Roman" w:eastAsia="Times New Roman" w:hAnsi="Times New Roman" w:cs="Times New Roman"/>
          <w:sz w:val="22"/>
          <w:szCs w:val="22"/>
        </w:rPr>
        <w:t>twice as quickly as the Survey workflow, contributing the 95,195 classifications needed in only 22 days, compared to the 41 days to contribute the 66,320 classifications needed to complete the Survey workflow (Table 2, Figure 3)</w:t>
      </w:r>
      <w:r w:rsidR="00180692">
        <w:rPr>
          <w:rFonts w:ascii="Times New Roman" w:eastAsia="Times New Roman" w:hAnsi="Times New Roman" w:cs="Times New Roman"/>
          <w:sz w:val="22"/>
          <w:szCs w:val="22"/>
        </w:rPr>
        <w:t>. Classification rates following newsletters spiked for both workflows, but the increases were m</w:t>
      </w:r>
      <w:r w:rsidR="00691D61">
        <w:rPr>
          <w:rFonts w:ascii="Times New Roman" w:eastAsia="Times New Roman" w:hAnsi="Times New Roman" w:cs="Times New Roman"/>
          <w:sz w:val="22"/>
          <w:szCs w:val="22"/>
        </w:rPr>
        <w:t>uch higher for yes/no questions. This was especially apparent when volunteers had a choice of which workflow to work on: survey workflow classification rates peaked following the July 14 newsletter, when it was the only available workflow.</w:t>
      </w:r>
    </w:p>
    <w:p w:rsidR="00A1636D" w:rsidRDefault="00A1636D" w:rsidP="00A1636D">
      <w:pPr>
        <w:rPr>
          <w:rFonts w:ascii="Times New Roman" w:eastAsia="Times New Roman" w:hAnsi="Times New Roman" w:cs="Times New Roman"/>
          <w:sz w:val="22"/>
          <w:szCs w:val="22"/>
        </w:rPr>
      </w:pPr>
    </w:p>
    <w:p w:rsidR="00575EC2" w:rsidRDefault="001773EE" w:rsidP="00A1636D">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Daily per capita volunteer contribution was higher on the Yes/No workflow (5.00 classifications per person per day) than on the Survey workflow (1.95 classifications per person per day). The Yes/No classifications were much faster to complete </w:t>
      </w:r>
      <w:r w:rsidR="00180692">
        <w:rPr>
          <w:rFonts w:ascii="Times New Roman" w:eastAsia="Times New Roman" w:hAnsi="Times New Roman" w:cs="Times New Roman"/>
          <w:sz w:val="22"/>
          <w:szCs w:val="22"/>
        </w:rPr>
        <w:t>(Fig</w:t>
      </w:r>
      <w:r w:rsidR="00F34F76">
        <w:rPr>
          <w:rFonts w:ascii="Times New Roman" w:eastAsia="Times New Roman" w:hAnsi="Times New Roman" w:cs="Times New Roman"/>
          <w:sz w:val="22"/>
          <w:szCs w:val="22"/>
        </w:rPr>
        <w:t>ure</w:t>
      </w:r>
      <w:r w:rsidR="00180692">
        <w:rPr>
          <w:rFonts w:ascii="Times New Roman" w:eastAsia="Times New Roman" w:hAnsi="Times New Roman" w:cs="Times New Roman"/>
          <w:sz w:val="22"/>
          <w:szCs w:val="22"/>
        </w:rPr>
        <w:t xml:space="preserve"> 4)</w:t>
      </w:r>
      <w:r w:rsidR="00B3146B">
        <w:rPr>
          <w:rFonts w:ascii="Times New Roman" w:eastAsia="Times New Roman" w:hAnsi="Times New Roman" w:cs="Times New Roman"/>
          <w:sz w:val="22"/>
          <w:szCs w:val="22"/>
        </w:rPr>
        <w:t xml:space="preserve">: the median duration a classification </w:t>
      </w:r>
      <w:r w:rsidR="006C0913">
        <w:rPr>
          <w:rFonts w:ascii="Times New Roman" w:eastAsia="Times New Roman" w:hAnsi="Times New Roman" w:cs="Times New Roman"/>
          <w:sz w:val="22"/>
          <w:szCs w:val="22"/>
        </w:rPr>
        <w:t>ranged from</w:t>
      </w:r>
      <w:r w:rsidR="00B3146B">
        <w:rPr>
          <w:rFonts w:ascii="Times New Roman" w:eastAsia="Times New Roman" w:hAnsi="Times New Roman" w:cs="Times New Roman"/>
          <w:sz w:val="22"/>
          <w:szCs w:val="22"/>
        </w:rPr>
        <w:t xml:space="preserve"> </w:t>
      </w:r>
      <w:r w:rsidR="006C0913">
        <w:rPr>
          <w:rFonts w:ascii="Times New Roman" w:eastAsia="Times New Roman" w:hAnsi="Times New Roman" w:cs="Times New Roman"/>
          <w:sz w:val="22"/>
          <w:szCs w:val="22"/>
        </w:rPr>
        <w:t xml:space="preserve">8.2 – </w:t>
      </w:r>
      <w:r w:rsidR="00B3146B">
        <w:rPr>
          <w:rFonts w:ascii="Times New Roman" w:eastAsia="Times New Roman" w:hAnsi="Times New Roman" w:cs="Times New Roman"/>
          <w:sz w:val="22"/>
          <w:szCs w:val="22"/>
        </w:rPr>
        <w:t>10</w:t>
      </w:r>
      <w:r w:rsidR="006C0913">
        <w:rPr>
          <w:rFonts w:ascii="Times New Roman" w:eastAsia="Times New Roman" w:hAnsi="Times New Roman" w:cs="Times New Roman"/>
          <w:sz w:val="22"/>
          <w:szCs w:val="22"/>
        </w:rPr>
        <w:t>.7</w:t>
      </w:r>
      <w:r w:rsidR="00B3146B">
        <w:rPr>
          <w:rFonts w:ascii="Times New Roman" w:eastAsia="Times New Roman" w:hAnsi="Times New Roman" w:cs="Times New Roman"/>
          <w:sz w:val="22"/>
          <w:szCs w:val="22"/>
        </w:rPr>
        <w:t xml:space="preserve"> seconds for survey tasks and </w:t>
      </w:r>
      <w:r w:rsidR="006C0913">
        <w:rPr>
          <w:rFonts w:ascii="Times New Roman" w:eastAsia="Times New Roman" w:hAnsi="Times New Roman" w:cs="Times New Roman"/>
          <w:sz w:val="22"/>
          <w:szCs w:val="22"/>
        </w:rPr>
        <w:t xml:space="preserve">1.0 – </w:t>
      </w:r>
      <w:r w:rsidR="00B3146B">
        <w:rPr>
          <w:rFonts w:ascii="Times New Roman" w:eastAsia="Times New Roman" w:hAnsi="Times New Roman" w:cs="Times New Roman"/>
          <w:sz w:val="22"/>
          <w:szCs w:val="22"/>
        </w:rPr>
        <w:t>3</w:t>
      </w:r>
      <w:r w:rsidR="006C0913">
        <w:rPr>
          <w:rFonts w:ascii="Times New Roman" w:eastAsia="Times New Roman" w:hAnsi="Times New Roman" w:cs="Times New Roman"/>
          <w:sz w:val="22"/>
          <w:szCs w:val="22"/>
        </w:rPr>
        <w:t>.7</w:t>
      </w:r>
      <w:r w:rsidR="00B3146B">
        <w:rPr>
          <w:rFonts w:ascii="Times New Roman" w:eastAsia="Times New Roman" w:hAnsi="Times New Roman" w:cs="Times New Roman"/>
          <w:sz w:val="22"/>
          <w:szCs w:val="22"/>
        </w:rPr>
        <w:t xml:space="preserve"> seconds for </w:t>
      </w:r>
      <w:r w:rsidR="009A13A0">
        <w:rPr>
          <w:rFonts w:ascii="Times New Roman" w:eastAsia="Times New Roman" w:hAnsi="Times New Roman" w:cs="Times New Roman"/>
          <w:sz w:val="22"/>
          <w:szCs w:val="22"/>
        </w:rPr>
        <w:t>a Yes/N</w:t>
      </w:r>
      <w:r w:rsidR="00B3146B">
        <w:rPr>
          <w:rFonts w:ascii="Times New Roman" w:eastAsia="Times New Roman" w:hAnsi="Times New Roman" w:cs="Times New Roman"/>
          <w:sz w:val="22"/>
          <w:szCs w:val="22"/>
        </w:rPr>
        <w:t>o task</w:t>
      </w:r>
      <w:r w:rsidR="006C0913">
        <w:rPr>
          <w:rFonts w:ascii="Times New Roman" w:eastAsia="Times New Roman" w:hAnsi="Times New Roman" w:cs="Times New Roman"/>
          <w:sz w:val="22"/>
          <w:szCs w:val="22"/>
        </w:rPr>
        <w:t>, depending on the device used to classify.</w:t>
      </w:r>
      <w:r w:rsidR="001B3983">
        <w:rPr>
          <w:rFonts w:ascii="Times New Roman" w:eastAsia="Times New Roman" w:hAnsi="Times New Roman" w:cs="Times New Roman"/>
          <w:sz w:val="22"/>
          <w:szCs w:val="22"/>
        </w:rPr>
        <w:t xml:space="preserve"> </w:t>
      </w:r>
      <w:r w:rsidR="005B531F">
        <w:rPr>
          <w:rFonts w:ascii="Times New Roman" w:eastAsia="Times New Roman" w:hAnsi="Times New Roman" w:cs="Times New Roman"/>
          <w:sz w:val="22"/>
          <w:szCs w:val="22"/>
        </w:rPr>
        <w:t>However, volunteers spent longer classifying when working on Yes/No tasks: median session length for volunteers classifying on exclusively Yes/No questions was 29 minutes compared to 21 minutes when classifying on both tasks and 16.7 minutes when classifying exclusively on the Survey task.</w:t>
      </w:r>
    </w:p>
    <w:p w:rsidR="00A1636D" w:rsidRDefault="00A1636D" w:rsidP="00A1636D">
      <w:pPr>
        <w:rPr>
          <w:rFonts w:ascii="Times New Roman" w:eastAsia="Times New Roman" w:hAnsi="Times New Roman" w:cs="Times New Roman"/>
          <w:sz w:val="22"/>
          <w:szCs w:val="22"/>
        </w:rPr>
      </w:pPr>
    </w:p>
    <w:p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There was greater inequality in volunteer contributions on the Yes/No workflow than on the survey workflow (Figure 5</w:t>
      </w:r>
      <w:r w:rsidR="00684909">
        <w:rPr>
          <w:rFonts w:ascii="Times New Roman" w:eastAsia="Times New Roman" w:hAnsi="Times New Roman" w:cs="Times New Roman"/>
          <w:sz w:val="22"/>
          <w:szCs w:val="22"/>
        </w:rPr>
        <w:t>a</w:t>
      </w:r>
      <w:r>
        <w:rPr>
          <w:rFonts w:ascii="Times New Roman" w:eastAsia="Times New Roman" w:hAnsi="Times New Roman" w:cs="Times New Roman"/>
          <w:sz w:val="22"/>
          <w:szCs w:val="22"/>
        </w:rPr>
        <w:t xml:space="preserve">), regardless of whether the volunteers </w:t>
      </w:r>
      <w:proofErr w:type="gramStart"/>
      <w:r>
        <w:rPr>
          <w:rFonts w:ascii="Times New Roman" w:eastAsia="Times New Roman" w:hAnsi="Times New Roman" w:cs="Times New Roman"/>
          <w:sz w:val="22"/>
          <w:szCs w:val="22"/>
        </w:rPr>
        <w:t xml:space="preserve">were </w:t>
      </w:r>
      <w:r>
        <w:rPr>
          <w:rFonts w:ascii="Times New Roman" w:eastAsia="Times New Roman" w:hAnsi="Times New Roman" w:cs="Times New Roman"/>
          <w:i/>
          <w:sz w:val="22"/>
          <w:szCs w:val="22"/>
        </w:rPr>
        <w:t>existing</w:t>
      </w:r>
      <w:proofErr w:type="gramEnd"/>
      <w:r>
        <w:rPr>
          <w:rFonts w:ascii="Times New Roman" w:eastAsia="Times New Roman" w:hAnsi="Times New Roman" w:cs="Times New Roman"/>
          <w:sz w:val="22"/>
          <w:szCs w:val="22"/>
        </w:rPr>
        <w:t xml:space="preserve"> volunteers (those who had classified prior to the experiment) or </w:t>
      </w:r>
      <w:r>
        <w:rPr>
          <w:rFonts w:ascii="Times New Roman" w:eastAsia="Times New Roman" w:hAnsi="Times New Roman" w:cs="Times New Roman"/>
          <w:i/>
          <w:sz w:val="22"/>
          <w:szCs w:val="22"/>
        </w:rPr>
        <w:t>new</w:t>
      </w:r>
      <w:r>
        <w:rPr>
          <w:rFonts w:ascii="Times New Roman" w:eastAsia="Times New Roman" w:hAnsi="Times New Roman" w:cs="Times New Roman"/>
          <w:sz w:val="22"/>
          <w:szCs w:val="22"/>
        </w:rPr>
        <w:t xml:space="preserve"> volunteers (who joined </w:t>
      </w:r>
      <w:r w:rsidRPr="004651F7">
        <w:rPr>
          <w:rFonts w:ascii="Times New Roman" w:eastAsia="Times New Roman" w:hAnsi="Times New Roman" w:cs="Times New Roman"/>
          <w:i/>
          <w:sz w:val="22"/>
          <w:szCs w:val="22"/>
        </w:rPr>
        <w:t>Snapshots at Se</w:t>
      </w:r>
      <w:r w:rsidR="00476FE3" w:rsidRPr="004651F7">
        <w:rPr>
          <w:rFonts w:ascii="Times New Roman" w:eastAsia="Times New Roman" w:hAnsi="Times New Roman" w:cs="Times New Roman"/>
          <w:i/>
          <w:sz w:val="22"/>
          <w:szCs w:val="22"/>
        </w:rPr>
        <w:t>a</w:t>
      </w:r>
      <w:r w:rsidR="00476FE3">
        <w:rPr>
          <w:rFonts w:ascii="Times New Roman" w:eastAsia="Times New Roman" w:hAnsi="Times New Roman" w:cs="Times New Roman"/>
          <w:sz w:val="22"/>
          <w:szCs w:val="22"/>
        </w:rPr>
        <w:t xml:space="preserve"> during the experiment). </w:t>
      </w:r>
      <w:proofErr w:type="spellStart"/>
      <w:r w:rsidR="00AD4674">
        <w:rPr>
          <w:rFonts w:ascii="Times New Roman" w:eastAsia="Times New Roman" w:hAnsi="Times New Roman" w:cs="Times New Roman"/>
          <w:sz w:val="22"/>
          <w:szCs w:val="22"/>
        </w:rPr>
        <w:t>G</w:t>
      </w:r>
      <w:r>
        <w:rPr>
          <w:rFonts w:ascii="Times New Roman" w:eastAsia="Times New Roman" w:hAnsi="Times New Roman" w:cs="Times New Roman"/>
          <w:sz w:val="22"/>
          <w:szCs w:val="22"/>
        </w:rPr>
        <w:t>ini</w:t>
      </w:r>
      <w:proofErr w:type="spellEnd"/>
      <w:r>
        <w:rPr>
          <w:rFonts w:ascii="Times New Roman" w:eastAsia="Times New Roman" w:hAnsi="Times New Roman" w:cs="Times New Roman"/>
          <w:sz w:val="22"/>
          <w:szCs w:val="22"/>
        </w:rPr>
        <w:t xml:space="preserve"> coefficients ranged from 0.762 (new users) to 0.745 (existing users) for the survey task and 0.825 (new users) to 0.828 (existing users) on the yes/no questions. </w:t>
      </w:r>
      <w:r w:rsidR="00684909">
        <w:rPr>
          <w:rFonts w:ascii="Times New Roman" w:eastAsia="Times New Roman" w:hAnsi="Times New Roman" w:cs="Times New Roman"/>
          <w:sz w:val="22"/>
          <w:szCs w:val="22"/>
        </w:rPr>
        <w:t>The increased skew on the Yes/No workflow classifications appears to be driven primarily by increases in the number of users contributing &gt;10,000 classifications (Figure 5b), though also reflect increases in the number of users contributing &lt;10 classifications.</w:t>
      </w:r>
    </w:p>
    <w:p w:rsidR="004E73AB" w:rsidRDefault="004E73AB">
      <w:pPr>
        <w:rPr>
          <w:rFonts w:ascii="Times New Roman" w:eastAsia="Times New Roman" w:hAnsi="Times New Roman" w:cs="Times New Roman"/>
          <w:sz w:val="22"/>
          <w:szCs w:val="22"/>
        </w:rPr>
      </w:pPr>
    </w:p>
    <w:p w:rsidR="00575EC2" w:rsidRDefault="00575EC2">
      <w:pPr>
        <w:rPr>
          <w:rFonts w:ascii="Times New Roman" w:eastAsia="Times New Roman" w:hAnsi="Times New Roman" w:cs="Times New Roman"/>
          <w:sz w:val="22"/>
          <w:szCs w:val="22"/>
        </w:rPr>
      </w:pPr>
    </w:p>
    <w:p w:rsidR="00575EC2" w:rsidRDefault="00180692" w:rsidP="00CF3F71">
      <w:pPr>
        <w:outlineLvl w:val="0"/>
        <w:rPr>
          <w:rFonts w:ascii="Times New Roman" w:eastAsia="Times New Roman" w:hAnsi="Times New Roman" w:cs="Times New Roman"/>
          <w:i/>
          <w:sz w:val="22"/>
          <w:szCs w:val="22"/>
        </w:rPr>
      </w:pPr>
      <w:r>
        <w:rPr>
          <w:rFonts w:ascii="Times New Roman" w:eastAsia="Times New Roman" w:hAnsi="Times New Roman" w:cs="Times New Roman"/>
          <w:i/>
          <w:sz w:val="22"/>
          <w:szCs w:val="22"/>
        </w:rPr>
        <w:t>Volunteer engagement</w:t>
      </w:r>
    </w:p>
    <w:p w:rsidR="00575EC2" w:rsidRDefault="00AD4674" w:rsidP="00AD4674">
      <w:pPr>
        <w:rPr>
          <w:rFonts w:ascii="Times New Roman" w:eastAsia="Times New Roman" w:hAnsi="Times New Roman" w:cs="Times New Roman"/>
          <w:sz w:val="22"/>
          <w:szCs w:val="22"/>
        </w:rPr>
      </w:pPr>
      <w:r>
        <w:rPr>
          <w:rFonts w:ascii="Times New Roman" w:eastAsia="Times New Roman" w:hAnsi="Times New Roman" w:cs="Times New Roman"/>
          <w:sz w:val="22"/>
          <w:szCs w:val="22"/>
        </w:rPr>
        <w:t>For the 31 days in which both workflows were available on the website, a</w:t>
      </w:r>
      <w:r w:rsidR="00EF4CC8">
        <w:rPr>
          <w:rFonts w:ascii="Times New Roman" w:eastAsia="Times New Roman" w:hAnsi="Times New Roman" w:cs="Times New Roman"/>
          <w:sz w:val="22"/>
          <w:szCs w:val="22"/>
        </w:rPr>
        <w:t xml:space="preserve"> </w:t>
      </w:r>
      <w:r w:rsidR="00180692">
        <w:rPr>
          <w:rFonts w:ascii="Times New Roman" w:eastAsia="Times New Roman" w:hAnsi="Times New Roman" w:cs="Times New Roman"/>
          <w:sz w:val="22"/>
          <w:szCs w:val="22"/>
        </w:rPr>
        <w:t xml:space="preserve">similar number of volunteers contributed to </w:t>
      </w:r>
      <w:r>
        <w:rPr>
          <w:rFonts w:ascii="Times New Roman" w:eastAsia="Times New Roman" w:hAnsi="Times New Roman" w:cs="Times New Roman"/>
          <w:sz w:val="22"/>
          <w:szCs w:val="22"/>
        </w:rPr>
        <w:t xml:space="preserve">both workflows as contributed to </w:t>
      </w:r>
      <w:r w:rsidR="00180692">
        <w:rPr>
          <w:rFonts w:ascii="Times New Roman" w:eastAsia="Times New Roman" w:hAnsi="Times New Roman" w:cs="Times New Roman"/>
          <w:sz w:val="22"/>
          <w:szCs w:val="22"/>
        </w:rPr>
        <w:t xml:space="preserve">Yes/No </w:t>
      </w:r>
      <w:r>
        <w:rPr>
          <w:rFonts w:ascii="Times New Roman" w:eastAsia="Times New Roman" w:hAnsi="Times New Roman" w:cs="Times New Roman"/>
          <w:sz w:val="22"/>
          <w:szCs w:val="22"/>
        </w:rPr>
        <w:t xml:space="preserve">only </w:t>
      </w:r>
      <w:r w:rsidR="00180692">
        <w:rPr>
          <w:rFonts w:ascii="Times New Roman" w:eastAsia="Times New Roman" w:hAnsi="Times New Roman" w:cs="Times New Roman"/>
          <w:sz w:val="22"/>
          <w:szCs w:val="22"/>
        </w:rPr>
        <w:t xml:space="preserve">and Survey only (Table 2). However, volunteers who contributed to both workflows classified many more images and participated more actively on the discussion forums than those who only classified </w:t>
      </w:r>
      <w:r>
        <w:rPr>
          <w:rFonts w:ascii="Times New Roman" w:eastAsia="Times New Roman" w:hAnsi="Times New Roman" w:cs="Times New Roman"/>
          <w:sz w:val="22"/>
          <w:szCs w:val="22"/>
        </w:rPr>
        <w:t>on one workflow or the other: 14</w:t>
      </w:r>
      <w:r w:rsidR="00180692">
        <w:rPr>
          <w:rFonts w:ascii="Times New Roman" w:eastAsia="Times New Roman" w:hAnsi="Times New Roman" w:cs="Times New Roman"/>
          <w:sz w:val="22"/>
          <w:szCs w:val="22"/>
        </w:rPr>
        <w:t xml:space="preserve">% of volunteers who classified on both workflows commented on </w:t>
      </w:r>
      <w:r w:rsidR="00180692">
        <w:rPr>
          <w:rFonts w:ascii="Times New Roman" w:eastAsia="Times New Roman" w:hAnsi="Times New Roman" w:cs="Times New Roman"/>
          <w:i/>
          <w:sz w:val="22"/>
          <w:szCs w:val="22"/>
        </w:rPr>
        <w:t>Talk</w:t>
      </w:r>
      <w:r w:rsidR="00180692">
        <w:rPr>
          <w:rFonts w:ascii="Times New Roman" w:eastAsia="Times New Roman" w:hAnsi="Times New Roman" w:cs="Times New Roman"/>
          <w:sz w:val="22"/>
          <w:szCs w:val="22"/>
        </w:rPr>
        <w:t>, while only 4</w:t>
      </w:r>
      <w:r w:rsidR="001A7E1D">
        <w:rPr>
          <w:rFonts w:ascii="Times New Roman" w:eastAsia="Times New Roman" w:hAnsi="Times New Roman" w:cs="Times New Roman"/>
          <w:sz w:val="22"/>
          <w:szCs w:val="22"/>
        </w:rPr>
        <w:t>.7% of S</w:t>
      </w:r>
      <w:r>
        <w:rPr>
          <w:rFonts w:ascii="Times New Roman" w:eastAsia="Times New Roman" w:hAnsi="Times New Roman" w:cs="Times New Roman"/>
          <w:sz w:val="22"/>
          <w:szCs w:val="22"/>
        </w:rPr>
        <w:t>urvey-only and 3.7</w:t>
      </w:r>
      <w:r w:rsidR="001A7E1D">
        <w:rPr>
          <w:rFonts w:ascii="Times New Roman" w:eastAsia="Times New Roman" w:hAnsi="Times New Roman" w:cs="Times New Roman"/>
          <w:sz w:val="22"/>
          <w:szCs w:val="22"/>
        </w:rPr>
        <w:t>% of Yes/N</w:t>
      </w:r>
      <w:r w:rsidR="00180692">
        <w:rPr>
          <w:rFonts w:ascii="Times New Roman" w:eastAsia="Times New Roman" w:hAnsi="Times New Roman" w:cs="Times New Roman"/>
          <w:sz w:val="22"/>
          <w:szCs w:val="22"/>
        </w:rPr>
        <w:t xml:space="preserve">o-only volunteers commented on </w:t>
      </w:r>
      <w:r w:rsidR="00180692">
        <w:rPr>
          <w:rFonts w:ascii="Times New Roman" w:eastAsia="Times New Roman" w:hAnsi="Times New Roman" w:cs="Times New Roman"/>
          <w:i/>
          <w:sz w:val="22"/>
          <w:szCs w:val="22"/>
        </w:rPr>
        <w:t>Talk</w:t>
      </w:r>
      <w:r w:rsidR="00180692">
        <w:rPr>
          <w:rFonts w:ascii="Times New Roman" w:eastAsia="Times New Roman" w:hAnsi="Times New Roman" w:cs="Times New Roman"/>
          <w:sz w:val="22"/>
          <w:szCs w:val="22"/>
        </w:rPr>
        <w:t>. Volunteers who contributed to both workflo</w:t>
      </w:r>
      <w:r w:rsidR="001A7E1D">
        <w:rPr>
          <w:rFonts w:ascii="Times New Roman" w:eastAsia="Times New Roman" w:hAnsi="Times New Roman" w:cs="Times New Roman"/>
          <w:sz w:val="22"/>
          <w:szCs w:val="22"/>
        </w:rPr>
        <w:t xml:space="preserve">ws </w:t>
      </w:r>
      <w:r w:rsidR="00BC78A5">
        <w:rPr>
          <w:rFonts w:ascii="Times New Roman" w:eastAsia="Times New Roman" w:hAnsi="Times New Roman" w:cs="Times New Roman"/>
          <w:sz w:val="22"/>
          <w:szCs w:val="22"/>
        </w:rPr>
        <w:t xml:space="preserve">did not systematically prefer one workflow </w:t>
      </w:r>
      <w:proofErr w:type="gramStart"/>
      <w:r w:rsidR="00BC78A5">
        <w:rPr>
          <w:rFonts w:ascii="Times New Roman" w:eastAsia="Times New Roman" w:hAnsi="Times New Roman" w:cs="Times New Roman"/>
          <w:sz w:val="22"/>
          <w:szCs w:val="22"/>
        </w:rPr>
        <w:t>over</w:t>
      </w:r>
      <w:proofErr w:type="gramEnd"/>
      <w:r w:rsidR="00BC78A5">
        <w:rPr>
          <w:rFonts w:ascii="Times New Roman" w:eastAsia="Times New Roman" w:hAnsi="Times New Roman" w:cs="Times New Roman"/>
          <w:sz w:val="22"/>
          <w:szCs w:val="22"/>
        </w:rPr>
        <w:t xml:space="preserve"> the other (Fig X)</w:t>
      </w:r>
    </w:p>
    <w:p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rsidR="00575EC2" w:rsidRDefault="00180692" w:rsidP="00CF3F71">
      <w:pPr>
        <w:outlineLvl w:val="0"/>
        <w:rPr>
          <w:rFonts w:ascii="Times New Roman" w:eastAsia="Times New Roman" w:hAnsi="Times New Roman" w:cs="Times New Roman"/>
          <w:i/>
          <w:sz w:val="22"/>
          <w:szCs w:val="22"/>
        </w:rPr>
      </w:pPr>
      <w:r>
        <w:rPr>
          <w:rFonts w:ascii="Times New Roman" w:eastAsia="Times New Roman" w:hAnsi="Times New Roman" w:cs="Times New Roman"/>
          <w:i/>
          <w:sz w:val="22"/>
          <w:szCs w:val="22"/>
        </w:rPr>
        <w:t>Accuracy</w:t>
      </w:r>
    </w:p>
    <w:p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Accuracy was similar across workflows, with 0% false negative error on most </w:t>
      </w:r>
      <w:r w:rsidR="00686BA8">
        <w:rPr>
          <w:rFonts w:ascii="Times New Roman" w:eastAsia="Times New Roman" w:hAnsi="Times New Roman" w:cs="Times New Roman"/>
          <w:sz w:val="22"/>
          <w:szCs w:val="22"/>
        </w:rPr>
        <w:t>questions, and low rates (2.2% Survey, 5% Yes/N</w:t>
      </w:r>
      <w:r>
        <w:rPr>
          <w:rFonts w:ascii="Times New Roman" w:eastAsia="Times New Roman" w:hAnsi="Times New Roman" w:cs="Times New Roman"/>
          <w:sz w:val="22"/>
          <w:szCs w:val="22"/>
        </w:rPr>
        <w:t>o) for identifying the presence of a t</w:t>
      </w:r>
      <w:r w:rsidR="00686BA8">
        <w:rPr>
          <w:rFonts w:ascii="Times New Roman" w:eastAsia="Times New Roman" w:hAnsi="Times New Roman" w:cs="Times New Roman"/>
          <w:sz w:val="22"/>
          <w:szCs w:val="22"/>
        </w:rPr>
        <w:t>ail. However, in the S</w:t>
      </w:r>
      <w:r>
        <w:rPr>
          <w:rFonts w:ascii="Times New Roman" w:eastAsia="Times New Roman" w:hAnsi="Times New Roman" w:cs="Times New Roman"/>
          <w:sz w:val="22"/>
          <w:szCs w:val="22"/>
        </w:rPr>
        <w:t>urvey approach, false negative error for the presence of tails can be corrected if volunteers identify a humpback in an image; these false negati</w:t>
      </w:r>
      <w:r w:rsidR="00686BA8">
        <w:rPr>
          <w:rFonts w:ascii="Times New Roman" w:eastAsia="Times New Roman" w:hAnsi="Times New Roman" w:cs="Times New Roman"/>
          <w:sz w:val="22"/>
          <w:szCs w:val="22"/>
        </w:rPr>
        <w:t>ves cannot be corrected in the Yes/N</w:t>
      </w:r>
      <w:r>
        <w:rPr>
          <w:rFonts w:ascii="Times New Roman" w:eastAsia="Times New Roman" w:hAnsi="Times New Roman" w:cs="Times New Roman"/>
          <w:sz w:val="22"/>
          <w:szCs w:val="22"/>
        </w:rPr>
        <w:t xml:space="preserve">o </w:t>
      </w:r>
      <w:r w:rsidR="00686BA8">
        <w:rPr>
          <w:rFonts w:ascii="Times New Roman" w:eastAsia="Times New Roman" w:hAnsi="Times New Roman" w:cs="Times New Roman"/>
          <w:sz w:val="22"/>
          <w:szCs w:val="22"/>
        </w:rPr>
        <w:t>workflow</w:t>
      </w:r>
      <w:r>
        <w:rPr>
          <w:rFonts w:ascii="Times New Roman" w:eastAsia="Times New Roman" w:hAnsi="Times New Roman" w:cs="Times New Roman"/>
          <w:sz w:val="22"/>
          <w:szCs w:val="22"/>
        </w:rPr>
        <w:t xml:space="preserve"> because they are filtered out of the dataset.</w:t>
      </w:r>
    </w:p>
    <w:p w:rsidR="00575EC2" w:rsidRDefault="00575EC2">
      <w:pPr>
        <w:rPr>
          <w:rFonts w:ascii="Times New Roman" w:eastAsia="Times New Roman" w:hAnsi="Times New Roman" w:cs="Times New Roman"/>
          <w:sz w:val="22"/>
          <w:szCs w:val="22"/>
        </w:rPr>
      </w:pPr>
    </w:p>
    <w:p w:rsidR="00575EC2" w:rsidRPr="00CD51A8" w:rsidRDefault="00180692" w:rsidP="00CF3F71">
      <w:pPr>
        <w:outlineLvl w:val="0"/>
        <w:rPr>
          <w:rFonts w:ascii="Times New Roman" w:eastAsia="Times New Roman" w:hAnsi="Times New Roman" w:cs="Times New Roman"/>
          <w:b/>
          <w:sz w:val="22"/>
          <w:szCs w:val="22"/>
        </w:rPr>
      </w:pPr>
      <w:r w:rsidRPr="00CD51A8">
        <w:rPr>
          <w:rFonts w:ascii="Times New Roman" w:eastAsia="Times New Roman" w:hAnsi="Times New Roman" w:cs="Times New Roman"/>
          <w:b/>
          <w:sz w:val="22"/>
          <w:szCs w:val="22"/>
        </w:rPr>
        <w:t>Discussion</w:t>
      </w:r>
    </w:p>
    <w:p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rsidR="00F67B54" w:rsidRDefault="00CF3F71" w:rsidP="00CF3F71">
      <w:pPr>
        <w:rPr>
          <w:rFonts w:ascii="Times New Roman" w:eastAsia="Times New Roman" w:hAnsi="Times New Roman" w:cs="Times New Roman"/>
          <w:sz w:val="22"/>
          <w:szCs w:val="22"/>
        </w:rPr>
      </w:pPr>
      <w:r>
        <w:rPr>
          <w:rFonts w:ascii="Times New Roman" w:eastAsia="Times New Roman" w:hAnsi="Times New Roman" w:cs="Times New Roman"/>
          <w:sz w:val="22"/>
          <w:szCs w:val="22"/>
        </w:rPr>
        <w:t>Cascade</w:t>
      </w:r>
      <w:r w:rsidR="00180692">
        <w:rPr>
          <w:rFonts w:ascii="Times New Roman" w:eastAsia="Times New Roman" w:hAnsi="Times New Roman" w:cs="Times New Roman"/>
          <w:sz w:val="22"/>
          <w:szCs w:val="22"/>
        </w:rPr>
        <w:t xml:space="preserve"> filtering provides an effective and efficient route to </w:t>
      </w:r>
      <w:r>
        <w:rPr>
          <w:rFonts w:ascii="Times New Roman" w:eastAsia="Times New Roman" w:hAnsi="Times New Roman" w:cs="Times New Roman"/>
          <w:sz w:val="22"/>
          <w:szCs w:val="22"/>
        </w:rPr>
        <w:t>for engaging volunteers in data interpretation, offering</w:t>
      </w:r>
      <w:r w:rsidR="008E3A8C">
        <w:rPr>
          <w:rFonts w:ascii="Times New Roman" w:eastAsia="Times New Roman" w:hAnsi="Times New Roman" w:cs="Times New Roman"/>
          <w:sz w:val="22"/>
          <w:szCs w:val="22"/>
        </w:rPr>
        <w:t xml:space="preserve"> benefits </w:t>
      </w:r>
      <w:r w:rsidR="00E00726">
        <w:rPr>
          <w:rFonts w:ascii="Times New Roman" w:eastAsia="Times New Roman" w:hAnsi="Times New Roman" w:cs="Times New Roman"/>
          <w:sz w:val="22"/>
          <w:szCs w:val="22"/>
        </w:rPr>
        <w:t xml:space="preserve">for both researchers </w:t>
      </w:r>
      <w:r w:rsidR="00D9558A">
        <w:rPr>
          <w:rFonts w:ascii="Times New Roman" w:eastAsia="Times New Roman" w:hAnsi="Times New Roman" w:cs="Times New Roman"/>
          <w:sz w:val="22"/>
          <w:szCs w:val="22"/>
        </w:rPr>
        <w:t xml:space="preserve">eager to process raw data and </w:t>
      </w:r>
      <w:proofErr w:type="gramStart"/>
      <w:r w:rsidR="00D9558A">
        <w:rPr>
          <w:rFonts w:ascii="Times New Roman" w:eastAsia="Times New Roman" w:hAnsi="Times New Roman" w:cs="Times New Roman"/>
          <w:sz w:val="22"/>
          <w:szCs w:val="22"/>
        </w:rPr>
        <w:t>volunteers</w:t>
      </w:r>
      <w:proofErr w:type="gramEnd"/>
      <w:r w:rsidR="00D9558A">
        <w:rPr>
          <w:rFonts w:ascii="Times New Roman" w:eastAsia="Times New Roman" w:hAnsi="Times New Roman" w:cs="Times New Roman"/>
          <w:sz w:val="22"/>
          <w:szCs w:val="22"/>
        </w:rPr>
        <w:t xml:space="preserve"> eager to contribute.</w:t>
      </w:r>
      <w:r w:rsidR="00980B78">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While the simple Yes/N</w:t>
      </w:r>
      <w:r w:rsidR="00180692">
        <w:rPr>
          <w:rFonts w:ascii="Times New Roman" w:eastAsia="Times New Roman" w:hAnsi="Times New Roman" w:cs="Times New Roman"/>
          <w:sz w:val="22"/>
          <w:szCs w:val="22"/>
        </w:rPr>
        <w:t xml:space="preserve">o questions engaged a similar number of volunteers as the survey workflow, </w:t>
      </w:r>
      <w:r w:rsidR="008E3A8C">
        <w:rPr>
          <w:rFonts w:ascii="Times New Roman" w:eastAsia="Times New Roman" w:hAnsi="Times New Roman" w:cs="Times New Roman"/>
          <w:sz w:val="22"/>
          <w:szCs w:val="22"/>
        </w:rPr>
        <w:t>volunteers</w:t>
      </w:r>
      <w:r w:rsidR="00180692">
        <w:rPr>
          <w:rFonts w:ascii="Times New Roman" w:eastAsia="Times New Roman" w:hAnsi="Times New Roman" w:cs="Times New Roman"/>
          <w:sz w:val="22"/>
          <w:szCs w:val="22"/>
        </w:rPr>
        <w:t xml:space="preserve"> contributed </w:t>
      </w:r>
      <w:r w:rsidR="00E20AAC">
        <w:rPr>
          <w:rFonts w:ascii="Times New Roman" w:eastAsia="Times New Roman" w:hAnsi="Times New Roman" w:cs="Times New Roman"/>
          <w:sz w:val="22"/>
          <w:szCs w:val="22"/>
        </w:rPr>
        <w:t>more than</w:t>
      </w:r>
      <w:r w:rsidR="00847D01">
        <w:rPr>
          <w:rFonts w:ascii="Times New Roman" w:eastAsia="Times New Roman" w:hAnsi="Times New Roman" w:cs="Times New Roman"/>
          <w:sz w:val="22"/>
          <w:szCs w:val="22"/>
        </w:rPr>
        <w:t xml:space="preserve"> twice as many </w:t>
      </w:r>
      <w:r w:rsidR="00D72C8A">
        <w:rPr>
          <w:rFonts w:ascii="Times New Roman" w:eastAsia="Times New Roman" w:hAnsi="Times New Roman" w:cs="Times New Roman"/>
          <w:sz w:val="22"/>
          <w:szCs w:val="22"/>
        </w:rPr>
        <w:t>Yes/N</w:t>
      </w:r>
      <w:r w:rsidR="008E3A8C">
        <w:rPr>
          <w:rFonts w:ascii="Times New Roman" w:eastAsia="Times New Roman" w:hAnsi="Times New Roman" w:cs="Times New Roman"/>
          <w:sz w:val="22"/>
          <w:szCs w:val="22"/>
        </w:rPr>
        <w:t xml:space="preserve">o </w:t>
      </w:r>
      <w:r w:rsidR="00180692">
        <w:rPr>
          <w:rFonts w:ascii="Times New Roman" w:eastAsia="Times New Roman" w:hAnsi="Times New Roman" w:cs="Times New Roman"/>
          <w:sz w:val="22"/>
          <w:szCs w:val="22"/>
        </w:rPr>
        <w:t>classifications</w:t>
      </w:r>
      <w:r w:rsidR="00847D01">
        <w:rPr>
          <w:rFonts w:ascii="Times New Roman" w:eastAsia="Times New Roman" w:hAnsi="Times New Roman" w:cs="Times New Roman"/>
          <w:sz w:val="22"/>
          <w:szCs w:val="22"/>
        </w:rPr>
        <w:t xml:space="preserve"> per day</w:t>
      </w:r>
      <w:r w:rsidR="00180692">
        <w:rPr>
          <w:rFonts w:ascii="Times New Roman" w:eastAsia="Times New Roman" w:hAnsi="Times New Roman" w:cs="Times New Roman"/>
          <w:sz w:val="22"/>
          <w:szCs w:val="22"/>
        </w:rPr>
        <w:t xml:space="preserve"> than </w:t>
      </w:r>
      <w:r w:rsidR="00847D01">
        <w:rPr>
          <w:rFonts w:ascii="Times New Roman" w:eastAsia="Times New Roman" w:hAnsi="Times New Roman" w:cs="Times New Roman"/>
          <w:sz w:val="22"/>
          <w:szCs w:val="22"/>
        </w:rPr>
        <w:t>on the S</w:t>
      </w:r>
      <w:r w:rsidR="008E3A8C">
        <w:rPr>
          <w:rFonts w:ascii="Times New Roman" w:eastAsia="Times New Roman" w:hAnsi="Times New Roman" w:cs="Times New Roman"/>
          <w:sz w:val="22"/>
          <w:szCs w:val="22"/>
        </w:rPr>
        <w:t xml:space="preserve">urvey </w:t>
      </w:r>
      <w:r w:rsidR="00847D01">
        <w:rPr>
          <w:rFonts w:ascii="Times New Roman" w:eastAsia="Times New Roman" w:hAnsi="Times New Roman" w:cs="Times New Roman"/>
          <w:sz w:val="22"/>
          <w:szCs w:val="22"/>
        </w:rPr>
        <w:t>workflow</w:t>
      </w:r>
      <w:r w:rsidR="00B22FA5">
        <w:rPr>
          <w:rFonts w:ascii="Times New Roman" w:eastAsia="Times New Roman" w:hAnsi="Times New Roman" w:cs="Times New Roman"/>
          <w:sz w:val="22"/>
          <w:szCs w:val="22"/>
        </w:rPr>
        <w:t>, completing</w:t>
      </w:r>
      <w:r w:rsidR="00731ABF">
        <w:rPr>
          <w:rFonts w:ascii="Times New Roman" w:eastAsia="Times New Roman" w:hAnsi="Times New Roman" w:cs="Times New Roman"/>
          <w:sz w:val="22"/>
          <w:szCs w:val="22"/>
        </w:rPr>
        <w:t xml:space="preserve"> the dataset in just over half the </w:t>
      </w:r>
      <w:r w:rsidR="00B22FA5">
        <w:rPr>
          <w:rFonts w:ascii="Times New Roman" w:eastAsia="Times New Roman" w:hAnsi="Times New Roman" w:cs="Times New Roman"/>
          <w:sz w:val="22"/>
          <w:szCs w:val="22"/>
        </w:rPr>
        <w:t>time (25 vs. 41 days)</w:t>
      </w:r>
      <w:r w:rsidR="00C5611B">
        <w:rPr>
          <w:rFonts w:ascii="Times New Roman" w:eastAsia="Times New Roman" w:hAnsi="Times New Roman" w:cs="Times New Roman"/>
          <w:sz w:val="22"/>
          <w:szCs w:val="22"/>
        </w:rPr>
        <w:t xml:space="preserve"> with no decline in accuracy or volunteer engagement.</w:t>
      </w:r>
    </w:p>
    <w:p w:rsidR="00847D01" w:rsidRDefault="00847D01" w:rsidP="00CF3F71">
      <w:pPr>
        <w:contextualSpacing/>
        <w:rPr>
          <w:rFonts w:ascii="Times New Roman" w:eastAsia="Times New Roman" w:hAnsi="Times New Roman" w:cs="Times New Roman"/>
          <w:sz w:val="22"/>
          <w:szCs w:val="22"/>
        </w:rPr>
      </w:pPr>
    </w:p>
    <w:p w:rsidR="002F33E2" w:rsidRPr="0036496B" w:rsidRDefault="00847D01" w:rsidP="002F33E2">
      <w:pPr>
        <w:rPr>
          <w:rFonts w:ascii="Times New Roman" w:eastAsia="Times New Roman" w:hAnsi="Times New Roman" w:cs="Times New Roman"/>
          <w:sz w:val="22"/>
          <w:szCs w:val="22"/>
        </w:rPr>
      </w:pPr>
      <w:r>
        <w:rPr>
          <w:rFonts w:ascii="Times New Roman" w:eastAsia="Times New Roman" w:hAnsi="Times New Roman" w:cs="Times New Roman"/>
          <w:sz w:val="22"/>
          <w:szCs w:val="22"/>
        </w:rPr>
        <w:t>The success of cascade filtering is likely driven by simplicity of the task and the speed and ease with which volunteers are able to make a tangible contribution.</w:t>
      </w:r>
      <w:r w:rsidR="00BF25B3">
        <w:rPr>
          <w:rFonts w:ascii="Times New Roman" w:eastAsia="Times New Roman" w:hAnsi="Times New Roman" w:cs="Times New Roman"/>
          <w:sz w:val="22"/>
          <w:szCs w:val="22"/>
        </w:rPr>
        <w:t xml:space="preserve"> </w:t>
      </w:r>
      <w:r w:rsidR="002F33E2" w:rsidRPr="00B17164">
        <w:rPr>
          <w:rFonts w:ascii="Times New Roman" w:eastAsia="Times New Roman" w:hAnsi="Times New Roman" w:cs="Times New Roman"/>
          <w:sz w:val="22"/>
          <w:szCs w:val="22"/>
        </w:rPr>
        <w:t xml:space="preserve">An average Yes/No task took anywhere from one-tenth to one-half the time of a Survey task, depending on the complexity of the image and the device used. </w:t>
      </w:r>
      <w:r w:rsidR="00B17164">
        <w:rPr>
          <w:rFonts w:ascii="Times New Roman" w:eastAsia="Times New Roman" w:hAnsi="Times New Roman" w:cs="Times New Roman"/>
          <w:sz w:val="22"/>
          <w:szCs w:val="22"/>
        </w:rPr>
        <w:t>Peoples’ preference for simple tasks is well documented in [gaming and volunteer??] literature</w:t>
      </w:r>
      <w:r w:rsidR="003576A5">
        <w:rPr>
          <w:rFonts w:ascii="Times New Roman" w:eastAsia="Times New Roman" w:hAnsi="Times New Roman" w:cs="Times New Roman"/>
          <w:sz w:val="22"/>
          <w:szCs w:val="22"/>
        </w:rPr>
        <w:t xml:space="preserve"> (e.g</w:t>
      </w:r>
      <w:proofErr w:type="gramStart"/>
      <w:r w:rsidR="003576A5">
        <w:rPr>
          <w:rFonts w:ascii="Times New Roman" w:eastAsia="Times New Roman" w:hAnsi="Times New Roman" w:cs="Times New Roman"/>
          <w:sz w:val="22"/>
          <w:szCs w:val="22"/>
        </w:rPr>
        <w:t>. ?</w:t>
      </w:r>
      <w:proofErr w:type="gramEnd"/>
      <w:r w:rsidR="003576A5">
        <w:rPr>
          <w:rFonts w:ascii="Times New Roman" w:eastAsia="Times New Roman" w:hAnsi="Times New Roman" w:cs="Times New Roman"/>
          <w:sz w:val="22"/>
          <w:szCs w:val="22"/>
        </w:rPr>
        <w:t>?)</w:t>
      </w:r>
      <w:r w:rsidR="00B17164">
        <w:rPr>
          <w:rFonts w:ascii="Times New Roman" w:eastAsia="Times New Roman" w:hAnsi="Times New Roman" w:cs="Times New Roman"/>
          <w:sz w:val="22"/>
          <w:szCs w:val="22"/>
        </w:rPr>
        <w:t xml:space="preserve">, and </w:t>
      </w:r>
      <w:r w:rsidR="002F33E2">
        <w:rPr>
          <w:rFonts w:ascii="Times New Roman" w:eastAsia="Times New Roman" w:hAnsi="Times New Roman" w:cs="Times New Roman"/>
          <w:sz w:val="22"/>
          <w:szCs w:val="22"/>
        </w:rPr>
        <w:t xml:space="preserve">apparent on other </w:t>
      </w:r>
      <w:proofErr w:type="spellStart"/>
      <w:r w:rsidR="002F33E2">
        <w:rPr>
          <w:rFonts w:ascii="Times New Roman" w:eastAsia="Times New Roman" w:hAnsi="Times New Roman" w:cs="Times New Roman"/>
          <w:sz w:val="22"/>
          <w:szCs w:val="22"/>
        </w:rPr>
        <w:t>Zooniverse</w:t>
      </w:r>
      <w:proofErr w:type="spellEnd"/>
      <w:r w:rsidR="002F33E2">
        <w:rPr>
          <w:rFonts w:ascii="Times New Roman" w:eastAsia="Times New Roman" w:hAnsi="Times New Roman" w:cs="Times New Roman"/>
          <w:sz w:val="22"/>
          <w:szCs w:val="22"/>
        </w:rPr>
        <w:t xml:space="preserve"> projects. For example, a study of volunteer behavior on </w:t>
      </w:r>
      <w:r w:rsidR="002F33E2" w:rsidRPr="0090616F">
        <w:rPr>
          <w:rFonts w:ascii="Times New Roman" w:eastAsia="Times New Roman" w:hAnsi="Times New Roman" w:cs="Times New Roman"/>
          <w:i/>
          <w:sz w:val="22"/>
          <w:szCs w:val="22"/>
        </w:rPr>
        <w:t>Snapshot Serengeti</w:t>
      </w:r>
      <w:r w:rsidR="002F33E2">
        <w:rPr>
          <w:rFonts w:ascii="Times New Roman" w:eastAsia="Times New Roman" w:hAnsi="Times New Roman" w:cs="Times New Roman"/>
          <w:sz w:val="22"/>
          <w:szCs w:val="22"/>
        </w:rPr>
        <w:t xml:space="preserve"> (www.snapshotserengeti.org), which asks volunteers to identify African animals as one of &gt;50 species (Swanson et al. 2015), revealed that volunteers classified more images when they received high proportions of “blank” images, which typically take less time and effort to classify (Bowyer et al. 2016).</w:t>
      </w:r>
    </w:p>
    <w:p w:rsidR="00B17164" w:rsidRDefault="00B17164" w:rsidP="00B17164">
      <w:pPr>
        <w:contextualSpacing/>
        <w:rPr>
          <w:rFonts w:ascii="Times New Roman" w:eastAsia="Times New Roman" w:hAnsi="Times New Roman" w:cs="Times New Roman"/>
          <w:sz w:val="22"/>
          <w:szCs w:val="22"/>
        </w:rPr>
      </w:pPr>
    </w:p>
    <w:p w:rsidR="00B17164" w:rsidRPr="00570827" w:rsidRDefault="007D26C1" w:rsidP="00570827">
      <w:pPr>
        <w:contextualSpacing/>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In addition to being faster, </w:t>
      </w:r>
      <w:r w:rsidR="00BF25B3" w:rsidRPr="00B17164">
        <w:rPr>
          <w:rFonts w:ascii="Times New Roman" w:eastAsia="Times New Roman" w:hAnsi="Times New Roman" w:cs="Times New Roman"/>
          <w:sz w:val="22"/>
          <w:szCs w:val="22"/>
        </w:rPr>
        <w:t>Yes/No questio</w:t>
      </w:r>
      <w:r w:rsidR="006746D2">
        <w:rPr>
          <w:rFonts w:ascii="Times New Roman" w:eastAsia="Times New Roman" w:hAnsi="Times New Roman" w:cs="Times New Roman"/>
          <w:sz w:val="22"/>
          <w:szCs w:val="22"/>
        </w:rPr>
        <w:t>ns were also more predictable: b</w:t>
      </w:r>
      <w:r w:rsidR="00BF25B3" w:rsidRPr="00B17164">
        <w:rPr>
          <w:rFonts w:ascii="Times New Roman" w:eastAsia="Times New Roman" w:hAnsi="Times New Roman" w:cs="Times New Roman"/>
          <w:sz w:val="22"/>
          <w:szCs w:val="22"/>
        </w:rPr>
        <w:t xml:space="preserve">ecause only one </w:t>
      </w:r>
      <w:r w:rsidR="00FA57C7">
        <w:rPr>
          <w:rFonts w:ascii="Times New Roman" w:eastAsia="Times New Roman" w:hAnsi="Times New Roman" w:cs="Times New Roman"/>
          <w:sz w:val="22"/>
          <w:szCs w:val="22"/>
        </w:rPr>
        <w:t xml:space="preserve">Yes/No </w:t>
      </w:r>
      <w:r w:rsidR="00BF25B3" w:rsidRPr="00B17164">
        <w:rPr>
          <w:rFonts w:ascii="Times New Roman" w:eastAsia="Times New Roman" w:hAnsi="Times New Roman" w:cs="Times New Roman"/>
          <w:sz w:val="22"/>
          <w:szCs w:val="22"/>
        </w:rPr>
        <w:t xml:space="preserve">question was active at a time, volunteers knew before classifying whether they would be asked to identify the presence of an animal – a generally easy task </w:t>
      </w:r>
      <w:r w:rsidR="003576A5">
        <w:rPr>
          <w:rFonts w:ascii="Times New Roman" w:eastAsia="Times New Roman" w:hAnsi="Times New Roman" w:cs="Times New Roman"/>
          <w:sz w:val="22"/>
          <w:szCs w:val="22"/>
        </w:rPr>
        <w:t>–</w:t>
      </w:r>
      <w:r w:rsidR="00BF25B3" w:rsidRPr="00B17164">
        <w:rPr>
          <w:rFonts w:ascii="Times New Roman" w:eastAsia="Times New Roman" w:hAnsi="Times New Roman" w:cs="Times New Roman"/>
          <w:sz w:val="22"/>
          <w:szCs w:val="22"/>
        </w:rPr>
        <w:t xml:space="preserve"> or to identify a visible whale fluke as a humpback – a generally more difficult task. In contrast, volunteers classifying on the survey workflow could receive </w:t>
      </w:r>
      <w:r w:rsidR="00AA18C7">
        <w:rPr>
          <w:rFonts w:ascii="Times New Roman" w:eastAsia="Times New Roman" w:hAnsi="Times New Roman" w:cs="Times New Roman"/>
          <w:sz w:val="22"/>
          <w:szCs w:val="22"/>
        </w:rPr>
        <w:t>images ranging from very easy to very difficult in any</w:t>
      </w:r>
      <w:r w:rsidR="00B17164">
        <w:rPr>
          <w:rFonts w:ascii="Times New Roman" w:eastAsia="Times New Roman" w:hAnsi="Times New Roman" w:cs="Times New Roman"/>
          <w:sz w:val="22"/>
          <w:szCs w:val="22"/>
        </w:rPr>
        <w:t xml:space="preserve"> given session</w:t>
      </w:r>
      <w:r w:rsidR="00BF25B3" w:rsidRPr="00B17164">
        <w:rPr>
          <w:rFonts w:ascii="Times New Roman" w:eastAsia="Times New Roman" w:hAnsi="Times New Roman" w:cs="Times New Roman"/>
          <w:sz w:val="22"/>
          <w:szCs w:val="22"/>
        </w:rPr>
        <w:t>.</w:t>
      </w:r>
      <w:r w:rsidR="00B17164">
        <w:rPr>
          <w:rFonts w:ascii="Times New Roman" w:eastAsia="Times New Roman" w:hAnsi="Times New Roman" w:cs="Times New Roman"/>
          <w:sz w:val="22"/>
          <w:szCs w:val="22"/>
        </w:rPr>
        <w:t xml:space="preserve"> </w:t>
      </w:r>
      <w:r w:rsidR="00B17164" w:rsidRPr="00570827">
        <w:rPr>
          <w:rFonts w:ascii="Times New Roman" w:eastAsia="Times New Roman" w:hAnsi="Times New Roman" w:cs="Times New Roman"/>
          <w:sz w:val="22"/>
          <w:szCs w:val="22"/>
        </w:rPr>
        <w:t>Thus, if a volunteer were seeking the type of low mental-overhead activity characteristic of popular mobile phone games such as [candy crush?</w:t>
      </w:r>
      <w:r w:rsidR="00F403BF">
        <w:rPr>
          <w:rFonts w:ascii="Times New Roman" w:eastAsia="Times New Roman" w:hAnsi="Times New Roman" w:cs="Times New Roman"/>
          <w:sz w:val="22"/>
          <w:szCs w:val="22"/>
        </w:rPr>
        <w:t>??</w:t>
      </w:r>
      <w:r w:rsidR="00B17164" w:rsidRPr="00570827">
        <w:rPr>
          <w:rFonts w:ascii="Times New Roman" w:eastAsia="Times New Roman" w:hAnsi="Times New Roman" w:cs="Times New Roman"/>
          <w:sz w:val="22"/>
          <w:szCs w:val="22"/>
        </w:rPr>
        <w:t xml:space="preserve">], they could </w:t>
      </w:r>
      <w:r w:rsidR="00570827" w:rsidRPr="00570827">
        <w:rPr>
          <w:rFonts w:ascii="Times New Roman" w:eastAsia="Times New Roman" w:hAnsi="Times New Roman" w:cs="Times New Roman"/>
          <w:sz w:val="22"/>
          <w:szCs w:val="22"/>
        </w:rPr>
        <w:t xml:space="preserve">only </w:t>
      </w:r>
      <w:r w:rsidR="00B17164" w:rsidRPr="00570827">
        <w:rPr>
          <w:rFonts w:ascii="Times New Roman" w:eastAsia="Times New Roman" w:hAnsi="Times New Roman" w:cs="Times New Roman"/>
          <w:sz w:val="22"/>
          <w:szCs w:val="22"/>
        </w:rPr>
        <w:t>reliably find it only on the Yes/No workflow.</w:t>
      </w:r>
    </w:p>
    <w:p w:rsidR="00BF25B3" w:rsidRDefault="00B17164" w:rsidP="00570827">
      <w:pPr>
        <w:pStyle w:val="ListParagrap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rsidR="002B063E" w:rsidRDefault="00C5611B">
      <w:pPr>
        <w:rPr>
          <w:rFonts w:ascii="Times New Roman" w:eastAsia="Times New Roman" w:hAnsi="Times New Roman" w:cs="Times New Roman"/>
          <w:sz w:val="22"/>
          <w:szCs w:val="22"/>
        </w:rPr>
      </w:pPr>
      <w:r>
        <w:rPr>
          <w:rFonts w:ascii="Times New Roman" w:eastAsia="Times New Roman" w:hAnsi="Times New Roman" w:cs="Times New Roman"/>
          <w:sz w:val="22"/>
          <w:szCs w:val="22"/>
        </w:rPr>
        <w:t>In addition to providing faster data completion, the casc</w:t>
      </w:r>
      <w:r w:rsidR="00E2489F">
        <w:rPr>
          <w:rFonts w:ascii="Times New Roman" w:eastAsia="Times New Roman" w:hAnsi="Times New Roman" w:cs="Times New Roman"/>
          <w:sz w:val="22"/>
          <w:szCs w:val="22"/>
        </w:rPr>
        <w:t xml:space="preserve">ade filtering </w:t>
      </w:r>
      <w:r w:rsidR="007358A0">
        <w:rPr>
          <w:rFonts w:ascii="Times New Roman" w:eastAsia="Times New Roman" w:hAnsi="Times New Roman" w:cs="Times New Roman"/>
          <w:sz w:val="22"/>
          <w:szCs w:val="22"/>
        </w:rPr>
        <w:t>approach facilitates easier data analysis</w:t>
      </w:r>
      <w:r w:rsidR="00E00726">
        <w:rPr>
          <w:rFonts w:ascii="Times New Roman" w:eastAsia="Times New Roman" w:hAnsi="Times New Roman" w:cs="Times New Roman"/>
          <w:sz w:val="22"/>
          <w:szCs w:val="22"/>
        </w:rPr>
        <w:t>: binary classifications are easier to parse, analyze, and “retire” from circulation</w:t>
      </w:r>
      <w:r w:rsidR="00E2489F">
        <w:rPr>
          <w:rFonts w:ascii="Times New Roman" w:eastAsia="Times New Roman" w:hAnsi="Times New Roman" w:cs="Times New Roman"/>
          <w:sz w:val="22"/>
          <w:szCs w:val="22"/>
        </w:rPr>
        <w:t>.</w:t>
      </w:r>
      <w:r w:rsidR="007358A0">
        <w:rPr>
          <w:rFonts w:ascii="Times New Roman" w:eastAsia="Times New Roman" w:hAnsi="Times New Roman" w:cs="Times New Roman"/>
          <w:sz w:val="22"/>
          <w:szCs w:val="22"/>
        </w:rPr>
        <w:t xml:space="preserve"> The raw annotation data from </w:t>
      </w:r>
      <w:proofErr w:type="spellStart"/>
      <w:r w:rsidR="007358A0">
        <w:rPr>
          <w:rFonts w:ascii="Times New Roman" w:eastAsia="Times New Roman" w:hAnsi="Times New Roman" w:cs="Times New Roman"/>
          <w:sz w:val="22"/>
          <w:szCs w:val="22"/>
        </w:rPr>
        <w:t>Zooniverse</w:t>
      </w:r>
      <w:proofErr w:type="spellEnd"/>
      <w:r w:rsidR="007358A0">
        <w:rPr>
          <w:rFonts w:ascii="Times New Roman" w:eastAsia="Times New Roman" w:hAnsi="Times New Roman" w:cs="Times New Roman"/>
          <w:sz w:val="22"/>
          <w:szCs w:val="22"/>
        </w:rPr>
        <w:t xml:space="preserve"> projects comes as JSON strings embedded within a comma separated text file. JSON is a flexible</w:t>
      </w:r>
      <w:r w:rsidR="002B063E">
        <w:rPr>
          <w:rFonts w:ascii="Times New Roman" w:eastAsia="Times New Roman" w:hAnsi="Times New Roman" w:cs="Times New Roman"/>
          <w:sz w:val="22"/>
          <w:szCs w:val="22"/>
        </w:rPr>
        <w:t>, non-tabular</w:t>
      </w:r>
      <w:r w:rsidR="007358A0">
        <w:rPr>
          <w:rFonts w:ascii="Times New Roman" w:eastAsia="Times New Roman" w:hAnsi="Times New Roman" w:cs="Times New Roman"/>
          <w:sz w:val="22"/>
          <w:szCs w:val="22"/>
        </w:rPr>
        <w:t xml:space="preserve"> data format that is common data in web development but uncommon in many scientific disciplines. </w:t>
      </w:r>
      <w:r w:rsidR="002B063E">
        <w:rPr>
          <w:rFonts w:ascii="Times New Roman" w:eastAsia="Times New Roman" w:hAnsi="Times New Roman" w:cs="Times New Roman"/>
          <w:sz w:val="22"/>
          <w:szCs w:val="22"/>
        </w:rPr>
        <w:t>Data</w:t>
      </w:r>
      <w:r w:rsidR="007358A0">
        <w:rPr>
          <w:rFonts w:ascii="Times New Roman" w:eastAsia="Times New Roman" w:hAnsi="Times New Roman" w:cs="Times New Roman"/>
          <w:sz w:val="22"/>
          <w:szCs w:val="22"/>
        </w:rPr>
        <w:t xml:space="preserve"> from binary question tasks are easy to “flatten” into more recognizable data</w:t>
      </w:r>
      <w:r w:rsidR="004F2642">
        <w:rPr>
          <w:rFonts w:ascii="Times New Roman" w:eastAsia="Times New Roman" w:hAnsi="Times New Roman" w:cs="Times New Roman"/>
          <w:sz w:val="22"/>
          <w:szCs w:val="22"/>
        </w:rPr>
        <w:t>-</w:t>
      </w:r>
      <w:r w:rsidR="007358A0">
        <w:rPr>
          <w:rFonts w:ascii="Times New Roman" w:eastAsia="Times New Roman" w:hAnsi="Times New Roman" w:cs="Times New Roman"/>
          <w:sz w:val="22"/>
          <w:szCs w:val="22"/>
        </w:rPr>
        <w:t xml:space="preserve">frames and tables, </w:t>
      </w:r>
      <w:r w:rsidR="002B063E">
        <w:rPr>
          <w:rFonts w:ascii="Times New Roman" w:eastAsia="Times New Roman" w:hAnsi="Times New Roman" w:cs="Times New Roman"/>
          <w:sz w:val="22"/>
          <w:szCs w:val="22"/>
        </w:rPr>
        <w:t>and aggregating individual volunteer answers into a consensus dataset can be as simple as calculating a single proportion for each question. In contrast, d</w:t>
      </w:r>
      <w:r w:rsidR="007358A0">
        <w:rPr>
          <w:rFonts w:ascii="Times New Roman" w:eastAsia="Times New Roman" w:hAnsi="Times New Roman" w:cs="Times New Roman"/>
          <w:sz w:val="22"/>
          <w:szCs w:val="22"/>
        </w:rPr>
        <w:t xml:space="preserve">ata from survey tasks </w:t>
      </w:r>
      <w:r w:rsidR="002B063E">
        <w:rPr>
          <w:rFonts w:ascii="Times New Roman" w:eastAsia="Times New Roman" w:hAnsi="Times New Roman" w:cs="Times New Roman"/>
          <w:sz w:val="22"/>
          <w:szCs w:val="22"/>
        </w:rPr>
        <w:t xml:space="preserve">contain nested lists and arrays that are complex to flatten; aggregating </w:t>
      </w:r>
      <w:r w:rsidR="00586746">
        <w:rPr>
          <w:rFonts w:ascii="Times New Roman" w:eastAsia="Times New Roman" w:hAnsi="Times New Roman" w:cs="Times New Roman"/>
          <w:sz w:val="22"/>
          <w:szCs w:val="22"/>
        </w:rPr>
        <w:t xml:space="preserve">data requires complex logic and data restructuring to accommodate the data format, the potential presence of multiple species in each image, and disagreement among main questions that propagates to species-specific sub-questions. </w:t>
      </w:r>
    </w:p>
    <w:p w:rsidR="00586746" w:rsidRDefault="00586746">
      <w:pPr>
        <w:rPr>
          <w:rFonts w:ascii="Times New Roman" w:eastAsia="Times New Roman" w:hAnsi="Times New Roman" w:cs="Times New Roman"/>
          <w:sz w:val="22"/>
          <w:szCs w:val="22"/>
        </w:rPr>
      </w:pPr>
    </w:p>
    <w:p w:rsidR="00586746" w:rsidRPr="00321192" w:rsidRDefault="00586746">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standardized format of binary classifications further enables more straightforward retirement rules and, eventually, easier integration of machine learning routines. </w:t>
      </w:r>
      <w:r w:rsidR="00321192">
        <w:rPr>
          <w:rFonts w:ascii="Times New Roman" w:eastAsia="Times New Roman" w:hAnsi="Times New Roman" w:cs="Times New Roman"/>
          <w:sz w:val="22"/>
          <w:szCs w:val="22"/>
        </w:rPr>
        <w:t xml:space="preserve">The </w:t>
      </w:r>
      <w:proofErr w:type="spellStart"/>
      <w:r w:rsidR="00321192">
        <w:rPr>
          <w:rFonts w:ascii="Times New Roman" w:eastAsia="Times New Roman" w:hAnsi="Times New Roman" w:cs="Times New Roman"/>
          <w:sz w:val="22"/>
          <w:szCs w:val="22"/>
        </w:rPr>
        <w:t>Zooniverse</w:t>
      </w:r>
      <w:proofErr w:type="spellEnd"/>
      <w:r w:rsidR="00321192">
        <w:rPr>
          <w:rFonts w:ascii="Times New Roman" w:eastAsia="Times New Roman" w:hAnsi="Times New Roman" w:cs="Times New Roman"/>
          <w:sz w:val="22"/>
          <w:szCs w:val="22"/>
        </w:rPr>
        <w:t xml:space="preserve"> platform allows researchers to apply logical rules to image circulation, such as retiring an image as soon as three consecutive volunteers have identified that it has no animals present, or retiring an image after at least five volunteers have classified </w:t>
      </w:r>
      <w:r w:rsidR="00321192">
        <w:rPr>
          <w:rFonts w:ascii="Times New Roman" w:eastAsia="Times New Roman" w:hAnsi="Times New Roman" w:cs="Times New Roman"/>
          <w:i/>
          <w:sz w:val="22"/>
          <w:szCs w:val="22"/>
        </w:rPr>
        <w:t>and</w:t>
      </w:r>
      <w:r w:rsidR="00321192">
        <w:rPr>
          <w:rFonts w:ascii="Times New Roman" w:eastAsia="Times New Roman" w:hAnsi="Times New Roman" w:cs="Times New Roman"/>
          <w:sz w:val="22"/>
          <w:szCs w:val="22"/>
        </w:rPr>
        <w:t xml:space="preserve"> their answers have at least 80% agreement. The rules for binary classifications are significantly more tractable to implement than for survey tasks, which require many layers of conditional logic. Machine learning routines designed for binary questions could </w:t>
      </w:r>
      <w:r w:rsidR="005334DC">
        <w:rPr>
          <w:rFonts w:ascii="Times New Roman" w:eastAsia="Times New Roman" w:hAnsi="Times New Roman" w:cs="Times New Roman"/>
          <w:sz w:val="22"/>
          <w:szCs w:val="22"/>
        </w:rPr>
        <w:t xml:space="preserve">also </w:t>
      </w:r>
      <w:r w:rsidR="00321192">
        <w:rPr>
          <w:rFonts w:ascii="Times New Roman" w:eastAsia="Times New Roman" w:hAnsi="Times New Roman" w:cs="Times New Roman"/>
          <w:sz w:val="22"/>
          <w:szCs w:val="22"/>
        </w:rPr>
        <w:t>be integrated at every stage within a cascading filter [</w:t>
      </w:r>
      <w:r w:rsidR="00491D31">
        <w:rPr>
          <w:rFonts w:ascii="Times New Roman" w:eastAsia="Times New Roman" w:hAnsi="Times New Roman" w:cs="Times New Roman"/>
          <w:sz w:val="22"/>
          <w:szCs w:val="22"/>
        </w:rPr>
        <w:t xml:space="preserve">help? </w:t>
      </w:r>
      <w:r w:rsidR="00321192">
        <w:rPr>
          <w:rFonts w:ascii="Times New Roman" w:eastAsia="Times New Roman" w:hAnsi="Times New Roman" w:cs="Times New Roman"/>
          <w:sz w:val="22"/>
          <w:szCs w:val="22"/>
        </w:rPr>
        <w:t>words?].</w:t>
      </w:r>
    </w:p>
    <w:p w:rsidR="00586746" w:rsidRDefault="00586746">
      <w:pPr>
        <w:rPr>
          <w:rFonts w:ascii="Times New Roman" w:eastAsia="Times New Roman" w:hAnsi="Times New Roman" w:cs="Times New Roman"/>
          <w:sz w:val="22"/>
          <w:szCs w:val="22"/>
        </w:rPr>
      </w:pPr>
    </w:p>
    <w:p w:rsidR="00E2489F" w:rsidRDefault="00743B2C">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cascade filtering approach provides clear benefits to research goals for citizen science projects. While this alternative approach does appear to have implications for volunteer engagement, these do not appear to be negative or costly. </w:t>
      </w:r>
    </w:p>
    <w:p w:rsidR="00586746" w:rsidRDefault="00586746">
      <w:pPr>
        <w:rPr>
          <w:rFonts w:ascii="Times New Roman" w:eastAsia="Times New Roman" w:hAnsi="Times New Roman" w:cs="Times New Roman"/>
          <w:sz w:val="22"/>
          <w:szCs w:val="22"/>
        </w:rPr>
      </w:pPr>
    </w:p>
    <w:p w:rsidR="008E3A8C" w:rsidRPr="008E3A8C" w:rsidRDefault="001143C0" w:rsidP="001143C0">
      <w:pPr>
        <w:contextualSpacing/>
      </w:pPr>
      <w:r>
        <w:rPr>
          <w:rFonts w:ascii="Times New Roman" w:eastAsia="Times New Roman" w:hAnsi="Times New Roman" w:cs="Times New Roman"/>
          <w:sz w:val="22"/>
          <w:szCs w:val="22"/>
        </w:rPr>
        <w:t>Volunteer</w:t>
      </w:r>
      <w:r w:rsidR="00180692">
        <w:rPr>
          <w:rFonts w:ascii="Times New Roman" w:eastAsia="Times New Roman" w:hAnsi="Times New Roman" w:cs="Times New Roman"/>
          <w:sz w:val="22"/>
          <w:szCs w:val="22"/>
        </w:rPr>
        <w:t xml:space="preserve"> contribution was more unequal</w:t>
      </w:r>
      <w:r>
        <w:rPr>
          <w:rFonts w:ascii="Times New Roman" w:eastAsia="Times New Roman" w:hAnsi="Times New Roman" w:cs="Times New Roman"/>
          <w:sz w:val="22"/>
          <w:szCs w:val="22"/>
        </w:rPr>
        <w:t xml:space="preserve"> on the Yes/No workflow than on the Survey workflow; this was true regardless of whether or not the volunteers had previously classified on </w:t>
      </w:r>
      <w:proofErr w:type="spellStart"/>
      <w:r>
        <w:rPr>
          <w:rFonts w:ascii="Times New Roman" w:eastAsia="Times New Roman" w:hAnsi="Times New Roman" w:cs="Times New Roman"/>
          <w:sz w:val="22"/>
          <w:szCs w:val="22"/>
        </w:rPr>
        <w:t>Snapshtots</w:t>
      </w:r>
      <w:proofErr w:type="spellEnd"/>
      <w:r>
        <w:rPr>
          <w:rFonts w:ascii="Times New Roman" w:eastAsia="Times New Roman" w:hAnsi="Times New Roman" w:cs="Times New Roman"/>
          <w:sz w:val="22"/>
          <w:szCs w:val="22"/>
        </w:rPr>
        <w:t xml:space="preserve"> at Sea, indicating that the skew resulted from the nature of the task and not driven by volunteers seeking out what was familiar. However, </w:t>
      </w:r>
      <w:r w:rsidR="0035610D">
        <w:rPr>
          <w:rFonts w:ascii="Times New Roman" w:eastAsia="Times New Roman" w:hAnsi="Times New Roman" w:cs="Times New Roman"/>
          <w:sz w:val="22"/>
          <w:szCs w:val="22"/>
        </w:rPr>
        <w:t xml:space="preserve">this skew is not necessarily negative, and extremely low skew could actually reflect low retention. With </w:t>
      </w:r>
      <w:proofErr w:type="spellStart"/>
      <w:r>
        <w:rPr>
          <w:rFonts w:ascii="Times New Roman" w:eastAsia="Times New Roman" w:hAnsi="Times New Roman" w:cs="Times New Roman"/>
          <w:sz w:val="22"/>
          <w:szCs w:val="22"/>
        </w:rPr>
        <w:t>Gini</w:t>
      </w:r>
      <w:proofErr w:type="spellEnd"/>
      <w:r>
        <w:rPr>
          <w:rFonts w:ascii="Times New Roman" w:eastAsia="Times New Roman" w:hAnsi="Times New Roman" w:cs="Times New Roman"/>
          <w:sz w:val="22"/>
          <w:szCs w:val="22"/>
        </w:rPr>
        <w:t xml:space="preserve"> coefficients of 0.756 for the Survey task and 0.830 for the Yes/No questions, this skew was</w:t>
      </w:r>
      <w:r w:rsidR="00180692" w:rsidRPr="008E3A8C">
        <w:rPr>
          <w:rFonts w:ascii="Times New Roman" w:eastAsia="Times New Roman" w:hAnsi="Times New Roman" w:cs="Times New Roman"/>
          <w:sz w:val="22"/>
          <w:szCs w:val="22"/>
        </w:rPr>
        <w:t xml:space="preserve"> well within the range of other successful </w:t>
      </w:r>
      <w:proofErr w:type="spellStart"/>
      <w:r w:rsidR="00180692" w:rsidRPr="008E3A8C">
        <w:rPr>
          <w:rFonts w:ascii="Times New Roman" w:eastAsia="Times New Roman" w:hAnsi="Times New Roman" w:cs="Times New Roman"/>
          <w:sz w:val="22"/>
          <w:szCs w:val="22"/>
        </w:rPr>
        <w:t>Zooniverse</w:t>
      </w:r>
      <w:proofErr w:type="spellEnd"/>
      <w:r w:rsidR="00180692" w:rsidRPr="008E3A8C">
        <w:rPr>
          <w:rFonts w:ascii="Times New Roman" w:eastAsia="Times New Roman" w:hAnsi="Times New Roman" w:cs="Times New Roman"/>
          <w:sz w:val="22"/>
          <w:szCs w:val="22"/>
        </w:rPr>
        <w:t xml:space="preserve"> projects</w:t>
      </w:r>
      <w:r w:rsidR="00491D31">
        <w:rPr>
          <w:rFonts w:ascii="Times New Roman" w:eastAsia="Times New Roman" w:hAnsi="Times New Roman" w:cs="Times New Roman"/>
          <w:sz w:val="22"/>
          <w:szCs w:val="22"/>
        </w:rPr>
        <w:t>, which range from</w:t>
      </w:r>
      <w:r>
        <w:rPr>
          <w:rFonts w:ascii="Times New Roman" w:eastAsia="Times New Roman" w:hAnsi="Times New Roman" w:cs="Times New Roman"/>
          <w:sz w:val="22"/>
          <w:szCs w:val="22"/>
        </w:rPr>
        <w:t xml:space="preserve"> 0.7 - 0.9 (</w:t>
      </w:r>
      <w:r w:rsidR="00CC6FE2" w:rsidRPr="008E3A8C">
        <w:rPr>
          <w:rFonts w:ascii="Times New Roman" w:eastAsia="Times New Roman" w:hAnsi="Times New Roman" w:cs="Times New Roman"/>
          <w:sz w:val="22"/>
          <w:szCs w:val="22"/>
        </w:rPr>
        <w:t xml:space="preserve">Cox et al. </w:t>
      </w:r>
      <w:r>
        <w:rPr>
          <w:rFonts w:ascii="Times New Roman" w:eastAsia="Times New Roman" w:hAnsi="Times New Roman" w:cs="Times New Roman"/>
          <w:sz w:val="22"/>
          <w:szCs w:val="22"/>
        </w:rPr>
        <w:t xml:space="preserve">2015, </w:t>
      </w:r>
      <w:proofErr w:type="spellStart"/>
      <w:r w:rsidR="00CC6FE2" w:rsidRPr="008E3A8C">
        <w:rPr>
          <w:rFonts w:ascii="Times New Roman" w:eastAsia="Times New Roman" w:hAnsi="Times New Roman" w:cs="Times New Roman"/>
          <w:sz w:val="22"/>
          <w:szCs w:val="22"/>
        </w:rPr>
        <w:t>Sp</w:t>
      </w:r>
      <w:r w:rsidR="00180692" w:rsidRPr="008E3A8C">
        <w:rPr>
          <w:rFonts w:ascii="Times New Roman" w:eastAsia="Times New Roman" w:hAnsi="Times New Roman" w:cs="Times New Roman"/>
          <w:sz w:val="22"/>
          <w:szCs w:val="22"/>
        </w:rPr>
        <w:t>iers</w:t>
      </w:r>
      <w:proofErr w:type="spellEnd"/>
      <w:r w:rsidR="00180692" w:rsidRPr="008E3A8C">
        <w:rPr>
          <w:rFonts w:ascii="Times New Roman" w:eastAsia="Times New Roman" w:hAnsi="Times New Roman" w:cs="Times New Roman"/>
          <w:sz w:val="22"/>
          <w:szCs w:val="22"/>
        </w:rPr>
        <w:t xml:space="preserve"> et al</w:t>
      </w:r>
      <w:r>
        <w:rPr>
          <w:rFonts w:ascii="Times New Roman" w:eastAsia="Times New Roman" w:hAnsi="Times New Roman" w:cs="Times New Roman"/>
          <w:sz w:val="22"/>
          <w:szCs w:val="22"/>
        </w:rPr>
        <w:t>. in prep</w:t>
      </w:r>
      <w:r w:rsidR="00180692" w:rsidRPr="008E3A8C">
        <w:rPr>
          <w:rFonts w:ascii="Times New Roman" w:eastAsia="Times New Roman" w:hAnsi="Times New Roman" w:cs="Times New Roman"/>
          <w:sz w:val="22"/>
          <w:szCs w:val="22"/>
        </w:rPr>
        <w:t>)</w:t>
      </w:r>
      <w:r w:rsidR="008E3A8C">
        <w:rPr>
          <w:rFonts w:ascii="Times New Roman" w:eastAsia="Times New Roman" w:hAnsi="Times New Roman" w:cs="Times New Roman"/>
          <w:sz w:val="22"/>
          <w:szCs w:val="22"/>
        </w:rPr>
        <w:t xml:space="preserve">. </w:t>
      </w:r>
    </w:p>
    <w:p w:rsidR="0035610D" w:rsidRDefault="0035610D" w:rsidP="0035610D">
      <w:pPr>
        <w:contextualSpacing/>
        <w:rPr>
          <w:rFonts w:ascii="Times New Roman" w:eastAsia="Times New Roman" w:hAnsi="Times New Roman" w:cs="Times New Roman"/>
          <w:sz w:val="22"/>
          <w:szCs w:val="22"/>
        </w:rPr>
      </w:pPr>
    </w:p>
    <w:p w:rsidR="00DF38C3" w:rsidRDefault="00DF38C3" w:rsidP="00DF38C3">
      <w:pPr>
        <w:rPr>
          <w:rFonts w:ascii="Times New Roman" w:eastAsia="Times New Roman" w:hAnsi="Times New Roman" w:cs="Times New Roman"/>
          <w:sz w:val="22"/>
          <w:szCs w:val="22"/>
        </w:rPr>
      </w:pPr>
      <w:r>
        <w:rPr>
          <w:rFonts w:ascii="Times New Roman" w:eastAsia="Times New Roman" w:hAnsi="Times New Roman" w:cs="Times New Roman"/>
          <w:sz w:val="22"/>
          <w:szCs w:val="22"/>
        </w:rPr>
        <w:t>[Worth adding some commentary about the changes in community from Supernova Hunters, where volunteers complete a new dataset within X minutes, meaning that only a small percentage of would-be contributors ever have the opportunity to participate, and driving the demographics to overwhelmingly older white male volunteers</w:t>
      </w:r>
      <w:proofErr w:type="gramStart"/>
      <w:r>
        <w:rPr>
          <w:rFonts w:ascii="Times New Roman" w:eastAsia="Times New Roman" w:hAnsi="Times New Roman" w:cs="Times New Roman"/>
          <w:sz w:val="22"/>
          <w:szCs w:val="22"/>
        </w:rPr>
        <w:t>.??</w:t>
      </w:r>
      <w:proofErr w:type="gramEnd"/>
      <w:r>
        <w:rPr>
          <w:rFonts w:ascii="Times New Roman" w:eastAsia="Times New Roman" w:hAnsi="Times New Roman" w:cs="Times New Roman"/>
          <w:sz w:val="22"/>
          <w:szCs w:val="22"/>
        </w:rPr>
        <w:t>]</w:t>
      </w:r>
      <w:bookmarkStart w:id="45" w:name="_GoBack"/>
      <w:bookmarkEnd w:id="45"/>
    </w:p>
    <w:p w:rsidR="00DF38C3" w:rsidRDefault="00DF38C3" w:rsidP="0035610D">
      <w:pPr>
        <w:contextualSpacing/>
        <w:rPr>
          <w:rFonts w:ascii="Times New Roman" w:eastAsia="Times New Roman" w:hAnsi="Times New Roman" w:cs="Times New Roman"/>
          <w:sz w:val="22"/>
          <w:szCs w:val="22"/>
        </w:rPr>
      </w:pPr>
    </w:p>
    <w:p w:rsidR="0035610D" w:rsidRDefault="0035610D" w:rsidP="0035610D">
      <w:pPr>
        <w:contextualSpacing/>
        <w:rPr>
          <w:rFonts w:ascii="Times New Roman" w:eastAsia="Times New Roman" w:hAnsi="Times New Roman" w:cs="Times New Roman"/>
          <w:sz w:val="22"/>
          <w:szCs w:val="22"/>
        </w:rPr>
      </w:pPr>
      <w:r>
        <w:rPr>
          <w:rFonts w:ascii="Times New Roman" w:eastAsia="Times New Roman" w:hAnsi="Times New Roman" w:cs="Times New Roman"/>
          <w:sz w:val="22"/>
          <w:szCs w:val="22"/>
        </w:rPr>
        <w:t>Examining the underlying volunteer contributions reveals that this</w:t>
      </w:r>
      <w:r w:rsidR="008E3A8C">
        <w:rPr>
          <w:rFonts w:ascii="Times New Roman" w:eastAsia="Times New Roman" w:hAnsi="Times New Roman" w:cs="Times New Roman"/>
          <w:sz w:val="22"/>
          <w:szCs w:val="22"/>
        </w:rPr>
        <w:t xml:space="preserve"> inequality </w:t>
      </w:r>
      <w:r>
        <w:rPr>
          <w:rFonts w:ascii="Times New Roman" w:eastAsia="Times New Roman" w:hAnsi="Times New Roman" w:cs="Times New Roman"/>
          <w:sz w:val="22"/>
          <w:szCs w:val="22"/>
        </w:rPr>
        <w:t>appears</w:t>
      </w:r>
      <w:r w:rsidR="008E3A8C">
        <w:rPr>
          <w:rFonts w:ascii="Times New Roman" w:eastAsia="Times New Roman" w:hAnsi="Times New Roman" w:cs="Times New Roman"/>
          <w:sz w:val="22"/>
          <w:szCs w:val="22"/>
        </w:rPr>
        <w:t xml:space="preserve"> driven more by an increase in super</w:t>
      </w:r>
      <w:r w:rsidR="0036496B">
        <w:rPr>
          <w:rFonts w:ascii="Times New Roman" w:eastAsia="Times New Roman" w:hAnsi="Times New Roman" w:cs="Times New Roman"/>
          <w:sz w:val="22"/>
          <w:szCs w:val="22"/>
        </w:rPr>
        <w:t>-</w:t>
      </w:r>
      <w:r w:rsidR="008E3A8C">
        <w:rPr>
          <w:rFonts w:ascii="Times New Roman" w:eastAsia="Times New Roman" w:hAnsi="Times New Roman" w:cs="Times New Roman"/>
          <w:sz w:val="22"/>
          <w:szCs w:val="22"/>
        </w:rPr>
        <w:t>users than an increase in visitors.</w:t>
      </w:r>
      <w:r w:rsidR="00AA5A5A">
        <w:rPr>
          <w:rFonts w:ascii="Times New Roman" w:eastAsia="Times New Roman" w:hAnsi="Times New Roman" w:cs="Times New Roman"/>
          <w:sz w:val="22"/>
          <w:szCs w:val="22"/>
        </w:rPr>
        <w:t xml:space="preserve"> </w:t>
      </w:r>
      <w:r w:rsidR="001F0F17">
        <w:rPr>
          <w:rFonts w:ascii="Times New Roman" w:eastAsia="Times New Roman" w:hAnsi="Times New Roman" w:cs="Times New Roman"/>
          <w:sz w:val="22"/>
          <w:szCs w:val="22"/>
        </w:rPr>
        <w:t>[</w:t>
      </w:r>
      <w:proofErr w:type="gramStart"/>
      <w:r w:rsidR="001F0F17">
        <w:rPr>
          <w:rFonts w:ascii="Times New Roman" w:eastAsia="Times New Roman" w:hAnsi="Times New Roman" w:cs="Times New Roman"/>
          <w:sz w:val="22"/>
          <w:szCs w:val="22"/>
        </w:rPr>
        <w:t>analysis</w:t>
      </w:r>
      <w:proofErr w:type="gramEnd"/>
      <w:r w:rsidR="001F0F17">
        <w:rPr>
          <w:rFonts w:ascii="Times New Roman" w:eastAsia="Times New Roman" w:hAnsi="Times New Roman" w:cs="Times New Roman"/>
          <w:sz w:val="22"/>
          <w:szCs w:val="22"/>
        </w:rPr>
        <w:t xml:space="preserve"> </w:t>
      </w:r>
      <w:r w:rsidR="00A55979">
        <w:rPr>
          <w:rFonts w:ascii="Times New Roman" w:eastAsia="Times New Roman" w:hAnsi="Times New Roman" w:cs="Times New Roman"/>
          <w:sz w:val="22"/>
          <w:szCs w:val="22"/>
        </w:rPr>
        <w:t>TBA</w:t>
      </w:r>
      <w:r w:rsidR="001F0F17">
        <w:rPr>
          <w:rFonts w:ascii="Times New Roman" w:eastAsia="Times New Roman" w:hAnsi="Times New Roman" w:cs="Times New Roman"/>
          <w:sz w:val="22"/>
          <w:szCs w:val="22"/>
        </w:rPr>
        <w:t>]</w:t>
      </w:r>
    </w:p>
    <w:p w:rsidR="0035610D" w:rsidRDefault="0035610D" w:rsidP="0035610D">
      <w:pPr>
        <w:contextualSpacing/>
        <w:rPr>
          <w:rFonts w:ascii="Times New Roman" w:eastAsia="Times New Roman" w:hAnsi="Times New Roman" w:cs="Times New Roman"/>
          <w:sz w:val="22"/>
          <w:szCs w:val="22"/>
        </w:rPr>
      </w:pPr>
    </w:p>
    <w:p w:rsidR="00527BB9" w:rsidRPr="00491D31" w:rsidRDefault="00527BB9" w:rsidP="00527BB9">
      <w:pPr>
        <w:rPr>
          <w:rFonts w:ascii="Times New Roman" w:eastAsia="Times New Roman" w:hAnsi="Times New Roman" w:cs="Times New Roman"/>
          <w:sz w:val="22"/>
          <w:szCs w:val="22"/>
        </w:rPr>
      </w:pPr>
      <w:r>
        <w:rPr>
          <w:rFonts w:ascii="Times New Roman" w:eastAsia="Times New Roman" w:hAnsi="Times New Roman" w:cs="Times New Roman"/>
          <w:sz w:val="22"/>
          <w:szCs w:val="22"/>
        </w:rPr>
        <w:t>Thus, the simplicity of the Yes/No task does not appear to limit volunteer activity or engagement. V</w:t>
      </w:r>
      <w:r w:rsidR="0035610D">
        <w:rPr>
          <w:rFonts w:ascii="Times New Roman" w:eastAsia="Times New Roman" w:hAnsi="Times New Roman" w:cs="Times New Roman"/>
          <w:sz w:val="22"/>
          <w:szCs w:val="22"/>
        </w:rPr>
        <w:t xml:space="preserve">olunteers classifying Yes/No questions </w:t>
      </w:r>
      <w:r w:rsidR="0045147A">
        <w:rPr>
          <w:rFonts w:ascii="Times New Roman" w:eastAsia="Times New Roman" w:hAnsi="Times New Roman" w:cs="Times New Roman"/>
          <w:sz w:val="22"/>
          <w:szCs w:val="22"/>
        </w:rPr>
        <w:t>spent nearly</w:t>
      </w:r>
      <w:r w:rsidR="0035610D">
        <w:rPr>
          <w:rFonts w:ascii="Times New Roman" w:eastAsia="Times New Roman" w:hAnsi="Times New Roman" w:cs="Times New Roman"/>
          <w:sz w:val="22"/>
          <w:szCs w:val="22"/>
        </w:rPr>
        <w:t xml:space="preserve"> twice as long in a single sitting as those classifying Survey questions</w:t>
      </w:r>
      <w:r w:rsidR="006D11D3">
        <w:rPr>
          <w:rFonts w:ascii="Times New Roman" w:eastAsia="Times New Roman" w:hAnsi="Times New Roman" w:cs="Times New Roman"/>
          <w:sz w:val="22"/>
          <w:szCs w:val="22"/>
        </w:rPr>
        <w:t xml:space="preserve"> and participated</w:t>
      </w:r>
      <w:r w:rsidR="0035610D">
        <w:rPr>
          <w:rFonts w:ascii="Times New Roman" w:eastAsia="Times New Roman" w:hAnsi="Times New Roman" w:cs="Times New Roman"/>
          <w:sz w:val="22"/>
          <w:szCs w:val="22"/>
        </w:rPr>
        <w:t xml:space="preserve"> just as actively on the </w:t>
      </w:r>
      <w:r w:rsidR="0035610D" w:rsidRPr="0035610D">
        <w:rPr>
          <w:rFonts w:ascii="Times New Roman" w:eastAsia="Times New Roman" w:hAnsi="Times New Roman" w:cs="Times New Roman"/>
          <w:i/>
          <w:sz w:val="22"/>
          <w:szCs w:val="22"/>
        </w:rPr>
        <w:t>Talk</w:t>
      </w:r>
      <w:r w:rsidR="0035610D">
        <w:rPr>
          <w:rFonts w:ascii="Times New Roman" w:eastAsia="Times New Roman" w:hAnsi="Times New Roman" w:cs="Times New Roman"/>
          <w:sz w:val="22"/>
          <w:szCs w:val="22"/>
        </w:rPr>
        <w:t xml:space="preserve"> forums.</w:t>
      </w:r>
      <w:r>
        <w:rPr>
          <w:rFonts w:ascii="Times New Roman" w:eastAsia="Times New Roman" w:hAnsi="Times New Roman" w:cs="Times New Roman"/>
          <w:sz w:val="22"/>
          <w:szCs w:val="22"/>
        </w:rPr>
        <w:t xml:space="preserve"> Interestingly, volunteers who classified on both workflows were three times more likely to participate on </w:t>
      </w:r>
      <w:r>
        <w:rPr>
          <w:rFonts w:ascii="Times New Roman" w:eastAsia="Times New Roman" w:hAnsi="Times New Roman" w:cs="Times New Roman"/>
          <w:i/>
          <w:sz w:val="22"/>
          <w:szCs w:val="22"/>
        </w:rPr>
        <w:t>Talk</w:t>
      </w:r>
      <w:r>
        <w:rPr>
          <w:rFonts w:ascii="Times New Roman" w:eastAsia="Times New Roman" w:hAnsi="Times New Roman" w:cs="Times New Roman"/>
          <w:sz w:val="22"/>
          <w:szCs w:val="22"/>
        </w:rPr>
        <w:t xml:space="preserve"> than those who only classified on one workflow. These differences may reflect </w:t>
      </w:r>
      <w:r w:rsidRPr="00491D31">
        <w:rPr>
          <w:rFonts w:ascii="Times New Roman" w:eastAsia="Times New Roman" w:hAnsi="Times New Roman" w:cs="Times New Roman"/>
          <w:sz w:val="22"/>
          <w:szCs w:val="22"/>
        </w:rPr>
        <w:t>something about the interest</w:t>
      </w:r>
      <w:r>
        <w:rPr>
          <w:rFonts w:ascii="Times New Roman" w:eastAsia="Times New Roman" w:hAnsi="Times New Roman" w:cs="Times New Roman"/>
          <w:sz w:val="22"/>
          <w:szCs w:val="22"/>
        </w:rPr>
        <w:t xml:space="preserve"> and engagement of the individual</w:t>
      </w:r>
      <w:r w:rsidRPr="00491D31">
        <w:rPr>
          <w:rFonts w:ascii="Times New Roman" w:eastAsia="Times New Roman" w:hAnsi="Times New Roman" w:cs="Times New Roman"/>
          <w:sz w:val="22"/>
          <w:szCs w:val="22"/>
        </w:rPr>
        <w:t xml:space="preserve"> volunteer instead of whether the task itself encourages</w:t>
      </w:r>
      <w:r>
        <w:rPr>
          <w:rFonts w:ascii="Times New Roman" w:eastAsia="Times New Roman" w:hAnsi="Times New Roman" w:cs="Times New Roman"/>
          <w:sz w:val="22"/>
          <w:szCs w:val="22"/>
        </w:rPr>
        <w:t xml:space="preserve"> a deeper</w:t>
      </w:r>
      <w:r w:rsidRPr="00491D31">
        <w:rPr>
          <w:rFonts w:ascii="Times New Roman" w:eastAsia="Times New Roman" w:hAnsi="Times New Roman" w:cs="Times New Roman"/>
          <w:sz w:val="22"/>
          <w:szCs w:val="22"/>
        </w:rPr>
        <w:t xml:space="preserve"> engagement</w:t>
      </w:r>
      <w:r>
        <w:rPr>
          <w:rFonts w:ascii="Times New Roman" w:eastAsia="Times New Roman" w:hAnsi="Times New Roman" w:cs="Times New Roman"/>
          <w:sz w:val="22"/>
          <w:szCs w:val="22"/>
        </w:rPr>
        <w:t xml:space="preserve"> with the science</w:t>
      </w:r>
      <w:r w:rsidRPr="00491D31">
        <w:rPr>
          <w:rFonts w:ascii="Times New Roman" w:eastAsia="Times New Roman" w:hAnsi="Times New Roman" w:cs="Times New Roman"/>
          <w:sz w:val="22"/>
          <w:szCs w:val="22"/>
        </w:rPr>
        <w:t>.</w:t>
      </w:r>
    </w:p>
    <w:p w:rsidR="0035610D" w:rsidRDefault="0035610D" w:rsidP="0035610D">
      <w:pPr>
        <w:contextualSpacing/>
        <w:rPr>
          <w:rFonts w:ascii="Times New Roman" w:eastAsia="Times New Roman" w:hAnsi="Times New Roman" w:cs="Times New Roman"/>
          <w:sz w:val="22"/>
          <w:szCs w:val="22"/>
        </w:rPr>
      </w:pPr>
    </w:p>
    <w:p w:rsidR="00AA5A5A" w:rsidRPr="00AA5A5A" w:rsidRDefault="0036496B" w:rsidP="0035610D">
      <w:pPr>
        <w:contextualSpacing/>
        <w:rPr>
          <w:rFonts w:ascii="Times New Roman" w:eastAsia="Times New Roman" w:hAnsi="Times New Roman" w:cs="Times New Roman"/>
          <w:sz w:val="22"/>
          <w:szCs w:val="22"/>
        </w:rPr>
      </w:pPr>
      <w:r w:rsidRPr="0035610D">
        <w:rPr>
          <w:rFonts w:ascii="Times New Roman" w:eastAsia="Times New Roman" w:hAnsi="Times New Roman" w:cs="Times New Roman"/>
          <w:sz w:val="22"/>
          <w:szCs w:val="22"/>
        </w:rPr>
        <w:t>In</w:t>
      </w:r>
      <w:r>
        <w:rPr>
          <w:rFonts w:ascii="Times New Roman" w:eastAsia="Times New Roman" w:hAnsi="Times New Roman" w:cs="Times New Roman"/>
          <w:sz w:val="22"/>
          <w:szCs w:val="22"/>
        </w:rPr>
        <w:t xml:space="preserve"> general, increasing the amount of time that volunteers participate on projects leads to good things, like</w:t>
      </w:r>
      <w:r w:rsidR="001F0F17">
        <w:rPr>
          <w:rFonts w:ascii="Times New Roman" w:eastAsia="Times New Roman" w:hAnsi="Times New Roman" w:cs="Times New Roman"/>
          <w:sz w:val="22"/>
          <w:szCs w:val="22"/>
        </w:rPr>
        <w:t xml:space="preserve"> [CITATIONS?? Increased activity and retention leads to…stuff</w:t>
      </w:r>
      <w:r w:rsidR="00FB439D">
        <w:rPr>
          <w:rFonts w:ascii="Times New Roman" w:eastAsia="Times New Roman" w:hAnsi="Times New Roman" w:cs="Times New Roman"/>
          <w:sz w:val="22"/>
          <w:szCs w:val="22"/>
        </w:rPr>
        <w:t>? Accuracy tends to improve, but do we have data?</w:t>
      </w:r>
      <w:r w:rsidR="006D11D3">
        <w:rPr>
          <w:rFonts w:ascii="Times New Roman" w:eastAsia="Times New Roman" w:hAnsi="Times New Roman" w:cs="Times New Roman"/>
          <w:sz w:val="22"/>
          <w:szCs w:val="22"/>
        </w:rPr>
        <w:t xml:space="preserve"> People learn more and, um, stuff?</w:t>
      </w:r>
      <w:r w:rsidR="00FB439D">
        <w:rPr>
          <w:rFonts w:ascii="Times New Roman" w:eastAsia="Times New Roman" w:hAnsi="Times New Roman" w:cs="Times New Roman"/>
          <w:sz w:val="22"/>
          <w:szCs w:val="22"/>
        </w:rPr>
        <w:t xml:space="preserve">] </w:t>
      </w:r>
      <w:r w:rsidR="001F0F17">
        <w:rPr>
          <w:rFonts w:ascii="Times New Roman" w:eastAsia="Times New Roman" w:hAnsi="Times New Roman" w:cs="Times New Roman"/>
          <w:sz w:val="22"/>
          <w:szCs w:val="22"/>
        </w:rPr>
        <w:t xml:space="preserve"> </w:t>
      </w:r>
    </w:p>
    <w:p w:rsidR="002F3078" w:rsidRDefault="002F3078" w:rsidP="002F3078">
      <w:pPr>
        <w:rPr>
          <w:rFonts w:ascii="Times New Roman" w:eastAsia="Times New Roman" w:hAnsi="Times New Roman" w:cs="Times New Roman"/>
          <w:sz w:val="22"/>
          <w:szCs w:val="22"/>
        </w:rPr>
      </w:pPr>
      <w:r>
        <w:rPr>
          <w:rFonts w:ascii="Times New Roman" w:eastAsia="Times New Roman" w:hAnsi="Times New Roman" w:cs="Times New Roman"/>
          <w:sz w:val="22"/>
          <w:szCs w:val="22"/>
        </w:rPr>
        <w:t>There are, however, limitations to this design.</w:t>
      </w:r>
    </w:p>
    <w:p w:rsidR="002F3078" w:rsidRDefault="002F3078" w:rsidP="002F3078">
      <w:pPr>
        <w:rPr>
          <w:rFonts w:ascii="Times New Roman" w:eastAsia="Times New Roman" w:hAnsi="Times New Roman" w:cs="Times New Roman"/>
          <w:sz w:val="22"/>
          <w:szCs w:val="22"/>
        </w:rPr>
      </w:pPr>
    </w:p>
    <w:p w:rsidR="00AC1259" w:rsidRDefault="00180692" w:rsidP="002F3078">
      <w:pPr>
        <w:rPr>
          <w:rFonts w:ascii="Times New Roman" w:eastAsia="Times New Roman" w:hAnsi="Times New Roman" w:cs="Times New Roman"/>
          <w:sz w:val="22"/>
          <w:szCs w:val="22"/>
        </w:rPr>
      </w:pPr>
      <w:r w:rsidRPr="004651F7">
        <w:rPr>
          <w:rFonts w:ascii="Times New Roman" w:eastAsia="Times New Roman" w:hAnsi="Times New Roman" w:cs="Times New Roman"/>
          <w:i/>
          <w:sz w:val="22"/>
          <w:szCs w:val="22"/>
        </w:rPr>
        <w:t>Snapshots at Sea</w:t>
      </w:r>
      <w:r>
        <w:rPr>
          <w:rFonts w:ascii="Times New Roman" w:eastAsia="Times New Roman" w:hAnsi="Times New Roman" w:cs="Times New Roman"/>
          <w:sz w:val="22"/>
          <w:szCs w:val="22"/>
        </w:rPr>
        <w:t xml:space="preserve"> is a relatively simple survey question</w:t>
      </w:r>
      <w:r w:rsidR="00C674B5">
        <w:rPr>
          <w:rFonts w:ascii="Times New Roman" w:eastAsia="Times New Roman" w:hAnsi="Times New Roman" w:cs="Times New Roman"/>
          <w:sz w:val="22"/>
          <w:szCs w:val="22"/>
        </w:rPr>
        <w:t xml:space="preserve"> and </w:t>
      </w:r>
      <w:r>
        <w:rPr>
          <w:rFonts w:ascii="Times New Roman" w:eastAsia="Times New Roman" w:hAnsi="Times New Roman" w:cs="Times New Roman"/>
          <w:sz w:val="22"/>
          <w:szCs w:val="22"/>
        </w:rPr>
        <w:t xml:space="preserve">the </w:t>
      </w:r>
      <w:r w:rsidR="00CF3F71">
        <w:rPr>
          <w:rFonts w:ascii="Times New Roman" w:eastAsia="Times New Roman" w:hAnsi="Times New Roman" w:cs="Times New Roman"/>
          <w:sz w:val="22"/>
          <w:szCs w:val="22"/>
        </w:rPr>
        <w:t>cascade</w:t>
      </w:r>
      <w:r>
        <w:rPr>
          <w:rFonts w:ascii="Times New Roman" w:eastAsia="Times New Roman" w:hAnsi="Times New Roman" w:cs="Times New Roman"/>
          <w:sz w:val="22"/>
          <w:szCs w:val="22"/>
        </w:rPr>
        <w:t xml:space="preserve"> fi</w:t>
      </w:r>
      <w:r w:rsidR="002F3078">
        <w:rPr>
          <w:rFonts w:ascii="Times New Roman" w:eastAsia="Times New Roman" w:hAnsi="Times New Roman" w:cs="Times New Roman"/>
          <w:sz w:val="22"/>
          <w:szCs w:val="22"/>
        </w:rPr>
        <w:t>ltering approach only requires four</w:t>
      </w:r>
      <w:r>
        <w:rPr>
          <w:rFonts w:ascii="Times New Roman" w:eastAsia="Times New Roman" w:hAnsi="Times New Roman" w:cs="Times New Roman"/>
          <w:sz w:val="22"/>
          <w:szCs w:val="22"/>
        </w:rPr>
        <w:t xml:space="preserve"> binary questions to </w:t>
      </w:r>
      <w:r w:rsidR="00C674B5">
        <w:rPr>
          <w:rFonts w:ascii="Times New Roman" w:eastAsia="Times New Roman" w:hAnsi="Times New Roman" w:cs="Times New Roman"/>
          <w:sz w:val="22"/>
          <w:szCs w:val="22"/>
        </w:rPr>
        <w:t>produce the necessary resolution</w:t>
      </w:r>
      <w:r>
        <w:rPr>
          <w:rFonts w:ascii="Times New Roman" w:eastAsia="Times New Roman" w:hAnsi="Times New Roman" w:cs="Times New Roman"/>
          <w:sz w:val="22"/>
          <w:szCs w:val="22"/>
        </w:rPr>
        <w:t xml:space="preserve"> of information. </w:t>
      </w:r>
      <w:r w:rsidR="00C674B5">
        <w:rPr>
          <w:rFonts w:ascii="Times New Roman" w:eastAsia="Times New Roman" w:hAnsi="Times New Roman" w:cs="Times New Roman"/>
          <w:sz w:val="22"/>
          <w:szCs w:val="22"/>
        </w:rPr>
        <w:t>In contrast, many camera trap projects ask volunteers to identify animals from among 20-60 different wildlife species</w:t>
      </w:r>
      <w:r w:rsidR="002F3078">
        <w:rPr>
          <w:rFonts w:ascii="Times New Roman" w:eastAsia="Times New Roman" w:hAnsi="Times New Roman" w:cs="Times New Roman"/>
          <w:sz w:val="22"/>
          <w:szCs w:val="22"/>
        </w:rPr>
        <w:t xml:space="preserve"> and answer</w:t>
      </w:r>
      <w:r w:rsidR="00726FF1">
        <w:rPr>
          <w:rFonts w:ascii="Times New Roman" w:eastAsia="Times New Roman" w:hAnsi="Times New Roman" w:cs="Times New Roman"/>
          <w:sz w:val="22"/>
          <w:szCs w:val="22"/>
        </w:rPr>
        <w:t xml:space="preserve"> follow-up questions about individual counts or behaviors. </w:t>
      </w:r>
      <w:r w:rsidR="002F3078">
        <w:rPr>
          <w:rFonts w:ascii="Times New Roman" w:eastAsia="Times New Roman" w:hAnsi="Times New Roman" w:cs="Times New Roman"/>
          <w:sz w:val="22"/>
          <w:szCs w:val="22"/>
        </w:rPr>
        <w:t xml:space="preserve">Thus, the sheer number of binary questions required to convert a standard survey project to cascade filtering might outweigh any increases in efficiency. </w:t>
      </w:r>
    </w:p>
    <w:p w:rsidR="00AC1259" w:rsidRDefault="00AC1259" w:rsidP="002F3078">
      <w:pPr>
        <w:rPr>
          <w:rFonts w:ascii="Times New Roman" w:eastAsia="Times New Roman" w:hAnsi="Times New Roman" w:cs="Times New Roman"/>
          <w:sz w:val="22"/>
          <w:szCs w:val="22"/>
        </w:rPr>
      </w:pPr>
    </w:p>
    <w:p w:rsidR="00575EC2" w:rsidRDefault="002F3078" w:rsidP="002F3078">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Furthermore, volunteers show clearly divergent preferences for styles of contribution. The follow-up survey </w:t>
      </w:r>
      <w:r w:rsidR="00053E17">
        <w:rPr>
          <w:rFonts w:ascii="Times New Roman" w:eastAsia="Times New Roman" w:hAnsi="Times New Roman" w:cs="Times New Roman"/>
          <w:sz w:val="22"/>
          <w:szCs w:val="22"/>
        </w:rPr>
        <w:t xml:space="preserve">revealed that the 40% of volunteers who preferred the Yes/No tasks did so mostly because the questions were quick and rewarding, while the 20% of volunteers who preferred the Survey workflow did so because they were able to contribute a more robust and meaningful classification. </w:t>
      </w:r>
    </w:p>
    <w:p w:rsidR="002F3078" w:rsidRDefault="002F3078" w:rsidP="002F3078">
      <w:pPr>
        <w:contextualSpacing/>
        <w:rPr>
          <w:rFonts w:ascii="Times New Roman" w:eastAsia="Times New Roman" w:hAnsi="Times New Roman" w:cs="Times New Roman"/>
          <w:sz w:val="22"/>
          <w:szCs w:val="22"/>
        </w:rPr>
      </w:pPr>
    </w:p>
    <w:p w:rsidR="00053E17" w:rsidRDefault="00207E0B" w:rsidP="002F3078">
      <w:pPr>
        <w:contextualSpacing/>
        <w:rPr>
          <w:rFonts w:ascii="Times New Roman" w:eastAsia="Times New Roman" w:hAnsi="Times New Roman" w:cs="Times New Roman"/>
          <w:sz w:val="22"/>
          <w:szCs w:val="22"/>
        </w:rPr>
      </w:pPr>
      <w:r>
        <w:rPr>
          <w:rFonts w:ascii="Times New Roman" w:eastAsia="Times New Roman" w:hAnsi="Times New Roman" w:cs="Times New Roman"/>
          <w:sz w:val="22"/>
          <w:szCs w:val="22"/>
        </w:rPr>
        <w:t>I</w:t>
      </w:r>
      <w:r w:rsidR="00053E17">
        <w:rPr>
          <w:rFonts w:ascii="Times New Roman" w:eastAsia="Times New Roman" w:hAnsi="Times New Roman" w:cs="Times New Roman"/>
          <w:sz w:val="22"/>
          <w:szCs w:val="22"/>
        </w:rPr>
        <w:t xml:space="preserve">ntegrating both approaches into a project could simultaneously increase data throughput and allow volunteers to engage with a given project according to their own preferences. For example, a more standard camera trap project like </w:t>
      </w:r>
      <w:r w:rsidR="00053E17" w:rsidRPr="0090616F">
        <w:rPr>
          <w:rFonts w:ascii="Times New Roman" w:eastAsia="Times New Roman" w:hAnsi="Times New Roman" w:cs="Times New Roman"/>
          <w:i/>
          <w:sz w:val="22"/>
          <w:szCs w:val="22"/>
        </w:rPr>
        <w:t>Snapshot Serengeti</w:t>
      </w:r>
      <w:r w:rsidR="00053E17">
        <w:rPr>
          <w:rFonts w:ascii="Times New Roman" w:eastAsia="Times New Roman" w:hAnsi="Times New Roman" w:cs="Times New Roman"/>
          <w:sz w:val="22"/>
          <w:szCs w:val="22"/>
        </w:rPr>
        <w:t xml:space="preserve"> could add an “Empty or Not” workflow that allows volunteers to filter out the 60-80% of empty images without animals, before passing animal-images on to the standard Survey workflow. The </w:t>
      </w:r>
      <w:proofErr w:type="spellStart"/>
      <w:r w:rsidR="00053E17">
        <w:rPr>
          <w:rFonts w:ascii="Times New Roman" w:eastAsia="Times New Roman" w:hAnsi="Times New Roman" w:cs="Times New Roman"/>
          <w:sz w:val="22"/>
          <w:szCs w:val="22"/>
        </w:rPr>
        <w:t>Zooniverse</w:t>
      </w:r>
      <w:proofErr w:type="spellEnd"/>
      <w:r w:rsidR="00053E17">
        <w:rPr>
          <w:rFonts w:ascii="Times New Roman" w:eastAsia="Times New Roman" w:hAnsi="Times New Roman" w:cs="Times New Roman"/>
          <w:sz w:val="22"/>
          <w:szCs w:val="22"/>
        </w:rPr>
        <w:t xml:space="preserve"> project builder (</w:t>
      </w:r>
      <w:hyperlink r:id="rId16" w:history="1">
        <w:r w:rsidR="00053E17" w:rsidRPr="002776F3">
          <w:rPr>
            <w:rStyle w:val="Hyperlink"/>
            <w:rFonts w:ascii="Times New Roman" w:eastAsia="Times New Roman" w:hAnsi="Times New Roman" w:cs="Times New Roman"/>
            <w:sz w:val="22"/>
            <w:szCs w:val="22"/>
          </w:rPr>
          <w:t>www.zooniverse.org/lab)</w:t>
        </w:r>
      </w:hyperlink>
      <w:r w:rsidR="00053E17">
        <w:rPr>
          <w:rFonts w:ascii="Times New Roman" w:eastAsia="Times New Roman" w:hAnsi="Times New Roman" w:cs="Times New Roman"/>
          <w:sz w:val="22"/>
          <w:szCs w:val="22"/>
        </w:rPr>
        <w:t xml:space="preserve"> makes it trivial to build multiple routes to classification for a single project. In fact, since completing this test on </w:t>
      </w:r>
      <w:r w:rsidR="00053E17" w:rsidRPr="00241A63">
        <w:rPr>
          <w:rFonts w:ascii="Times New Roman" w:eastAsia="Times New Roman" w:hAnsi="Times New Roman" w:cs="Times New Roman"/>
          <w:i/>
          <w:sz w:val="22"/>
          <w:szCs w:val="22"/>
        </w:rPr>
        <w:t>Snapshots at Sea</w:t>
      </w:r>
      <w:r w:rsidR="00053E17">
        <w:rPr>
          <w:rFonts w:ascii="Times New Roman" w:eastAsia="Times New Roman" w:hAnsi="Times New Roman" w:cs="Times New Roman"/>
          <w:sz w:val="22"/>
          <w:szCs w:val="22"/>
        </w:rPr>
        <w:t xml:space="preserve">, we have implemented both “Empty or Not” and a “Vehicle or Not” workflows on </w:t>
      </w:r>
      <w:proofErr w:type="spellStart"/>
      <w:r w:rsidR="00053E17">
        <w:rPr>
          <w:rFonts w:ascii="Times New Roman" w:eastAsia="Times New Roman" w:hAnsi="Times New Roman" w:cs="Times New Roman"/>
          <w:sz w:val="22"/>
          <w:szCs w:val="22"/>
        </w:rPr>
        <w:t>Panthera’s</w:t>
      </w:r>
      <w:proofErr w:type="spellEnd"/>
      <w:r w:rsidR="00053E17">
        <w:rPr>
          <w:rFonts w:ascii="Times New Roman" w:eastAsia="Times New Roman" w:hAnsi="Times New Roman" w:cs="Times New Roman"/>
          <w:sz w:val="22"/>
          <w:szCs w:val="22"/>
        </w:rPr>
        <w:t xml:space="preserve"> </w:t>
      </w:r>
      <w:r w:rsidR="00053E17" w:rsidRPr="00241A63">
        <w:rPr>
          <w:rFonts w:ascii="Times New Roman" w:eastAsia="Times New Roman" w:hAnsi="Times New Roman" w:cs="Times New Roman"/>
          <w:i/>
          <w:sz w:val="22"/>
          <w:szCs w:val="22"/>
        </w:rPr>
        <w:t xml:space="preserve">Camera </w:t>
      </w:r>
      <w:proofErr w:type="spellStart"/>
      <w:r w:rsidR="00053E17" w:rsidRPr="00241A63">
        <w:rPr>
          <w:rFonts w:ascii="Times New Roman" w:eastAsia="Times New Roman" w:hAnsi="Times New Roman" w:cs="Times New Roman"/>
          <w:i/>
          <w:sz w:val="22"/>
          <w:szCs w:val="22"/>
        </w:rPr>
        <w:t>CATalogue</w:t>
      </w:r>
      <w:proofErr w:type="spellEnd"/>
      <w:r w:rsidR="00053E17">
        <w:rPr>
          <w:rFonts w:ascii="Times New Roman" w:eastAsia="Times New Roman" w:hAnsi="Times New Roman" w:cs="Times New Roman"/>
          <w:sz w:val="22"/>
          <w:szCs w:val="22"/>
        </w:rPr>
        <w:t xml:space="preserve"> project (</w:t>
      </w:r>
      <w:hyperlink r:id="rId17" w:history="1">
        <w:r w:rsidR="00053E17" w:rsidRPr="002776F3">
          <w:rPr>
            <w:rStyle w:val="Hyperlink"/>
            <w:rFonts w:ascii="Times New Roman" w:eastAsia="Times New Roman" w:hAnsi="Times New Roman" w:cs="Times New Roman"/>
            <w:sz w:val="22"/>
            <w:szCs w:val="22"/>
          </w:rPr>
          <w:t>www.cameracatalogue.org)</w:t>
        </w:r>
      </w:hyperlink>
      <w:r w:rsidR="00053E17">
        <w:rPr>
          <w:rFonts w:ascii="Times New Roman" w:eastAsia="Times New Roman" w:hAnsi="Times New Roman" w:cs="Times New Roman"/>
          <w:sz w:val="22"/>
          <w:szCs w:val="22"/>
        </w:rPr>
        <w:t>.</w:t>
      </w:r>
    </w:p>
    <w:p w:rsidR="00053E17" w:rsidRDefault="00053E17" w:rsidP="002F3078">
      <w:pPr>
        <w:contextualSpacing/>
        <w:rPr>
          <w:rFonts w:ascii="Times New Roman" w:eastAsia="Times New Roman" w:hAnsi="Times New Roman" w:cs="Times New Roman"/>
          <w:sz w:val="22"/>
          <w:szCs w:val="22"/>
        </w:rPr>
      </w:pPr>
    </w:p>
    <w:p w:rsidR="002F3078" w:rsidRDefault="00B61562" w:rsidP="002F3078">
      <w:pPr>
        <w:rPr>
          <w:rFonts w:ascii="Times New Roman" w:eastAsia="Times New Roman" w:hAnsi="Times New Roman" w:cs="Times New Roman"/>
          <w:sz w:val="22"/>
          <w:szCs w:val="22"/>
        </w:rPr>
      </w:pPr>
      <w:r w:rsidRPr="0042452F">
        <w:rPr>
          <w:rFonts w:ascii="Times New Roman" w:eastAsia="Times New Roman" w:hAnsi="Times New Roman" w:cs="Times New Roman"/>
          <w:sz w:val="22"/>
          <w:szCs w:val="22"/>
        </w:rPr>
        <w:t>Cascade filtering provides a rapid, efficient, and accurate alternative to tradit</w:t>
      </w:r>
      <w:r>
        <w:rPr>
          <w:rFonts w:ascii="Times New Roman" w:eastAsia="Times New Roman" w:hAnsi="Times New Roman" w:cs="Times New Roman"/>
          <w:sz w:val="22"/>
          <w:szCs w:val="22"/>
        </w:rPr>
        <w:t>ional project design, providing</w:t>
      </w:r>
      <w:r w:rsidRPr="0042452F">
        <w:rPr>
          <w:rFonts w:ascii="Times New Roman" w:eastAsia="Times New Roman" w:hAnsi="Times New Roman" w:cs="Times New Roman"/>
          <w:sz w:val="22"/>
          <w:szCs w:val="22"/>
        </w:rPr>
        <w:t xml:space="preserve"> clear benefits for </w:t>
      </w:r>
      <w:r>
        <w:rPr>
          <w:rFonts w:ascii="Times New Roman" w:eastAsia="Times New Roman" w:hAnsi="Times New Roman" w:cs="Times New Roman"/>
          <w:sz w:val="22"/>
          <w:szCs w:val="22"/>
        </w:rPr>
        <w:t>both</w:t>
      </w:r>
      <w:r w:rsidRPr="0042452F">
        <w:rPr>
          <w:rFonts w:ascii="Times New Roman" w:eastAsia="Times New Roman" w:hAnsi="Times New Roman" w:cs="Times New Roman"/>
          <w:sz w:val="22"/>
          <w:szCs w:val="22"/>
        </w:rPr>
        <w:t xml:space="preserve"> research </w:t>
      </w:r>
      <w:r>
        <w:rPr>
          <w:rFonts w:ascii="Times New Roman" w:eastAsia="Times New Roman" w:hAnsi="Times New Roman" w:cs="Times New Roman"/>
          <w:sz w:val="22"/>
          <w:szCs w:val="22"/>
        </w:rPr>
        <w:t>teams and</w:t>
      </w:r>
      <w:r w:rsidRPr="0042452F">
        <w:rPr>
          <w:rFonts w:ascii="Times New Roman" w:eastAsia="Times New Roman" w:hAnsi="Times New Roman" w:cs="Times New Roman"/>
          <w:sz w:val="22"/>
          <w:szCs w:val="22"/>
        </w:rPr>
        <w:t xml:space="preserve"> the volunteer community.</w:t>
      </w:r>
      <w:r>
        <w:rPr>
          <w:rFonts w:ascii="Times New Roman" w:eastAsia="Times New Roman" w:hAnsi="Times New Roman" w:cs="Times New Roman"/>
          <w:sz w:val="22"/>
          <w:szCs w:val="22"/>
        </w:rPr>
        <w:t xml:space="preserve"> </w:t>
      </w:r>
      <w:r w:rsidR="00CD1D9C">
        <w:rPr>
          <w:rFonts w:ascii="Times New Roman" w:eastAsia="Times New Roman" w:hAnsi="Times New Roman" w:cs="Times New Roman"/>
          <w:sz w:val="22"/>
          <w:szCs w:val="22"/>
        </w:rPr>
        <w:t>[S</w:t>
      </w:r>
      <w:r>
        <w:rPr>
          <w:rFonts w:ascii="Times New Roman" w:eastAsia="Times New Roman" w:hAnsi="Times New Roman" w:cs="Times New Roman"/>
          <w:sz w:val="22"/>
          <w:szCs w:val="22"/>
        </w:rPr>
        <w:t xml:space="preserve">ome fancy uplifting </w:t>
      </w:r>
      <w:proofErr w:type="gramStart"/>
      <w:r>
        <w:rPr>
          <w:rFonts w:ascii="Times New Roman" w:eastAsia="Times New Roman" w:hAnsi="Times New Roman" w:cs="Times New Roman"/>
          <w:sz w:val="22"/>
          <w:szCs w:val="22"/>
        </w:rPr>
        <w:t>wrap</w:t>
      </w:r>
      <w:proofErr w:type="gramEnd"/>
      <w:r>
        <w:rPr>
          <w:rFonts w:ascii="Times New Roman" w:eastAsia="Times New Roman" w:hAnsi="Times New Roman" w:cs="Times New Roman"/>
          <w:sz w:val="22"/>
          <w:szCs w:val="22"/>
        </w:rPr>
        <w:t xml:space="preserve"> up words about allowing researchers</w:t>
      </w:r>
      <w:r w:rsidR="002F3078">
        <w:rPr>
          <w:rFonts w:ascii="Times New Roman" w:eastAsia="Times New Roman" w:hAnsi="Times New Roman" w:cs="Times New Roman"/>
          <w:sz w:val="22"/>
          <w:szCs w:val="22"/>
        </w:rPr>
        <w:t xml:space="preserve"> to</w:t>
      </w:r>
      <w:r>
        <w:rPr>
          <w:rFonts w:ascii="Times New Roman" w:eastAsia="Times New Roman" w:hAnsi="Times New Roman" w:cs="Times New Roman"/>
          <w:sz w:val="22"/>
          <w:szCs w:val="22"/>
        </w:rPr>
        <w:t xml:space="preserve"> engage volunteers and</w:t>
      </w:r>
      <w:r w:rsidR="002F3078">
        <w:rPr>
          <w:rFonts w:ascii="Times New Roman" w:eastAsia="Times New Roman" w:hAnsi="Times New Roman" w:cs="Times New Roman"/>
          <w:sz w:val="22"/>
          <w:szCs w:val="22"/>
        </w:rPr>
        <w:t xml:space="preserve"> keep </w:t>
      </w:r>
      <w:r>
        <w:rPr>
          <w:rFonts w:ascii="Times New Roman" w:eastAsia="Times New Roman" w:hAnsi="Times New Roman" w:cs="Times New Roman"/>
          <w:sz w:val="22"/>
          <w:szCs w:val="22"/>
        </w:rPr>
        <w:t>pace with their data production, doing bigger and better science…</w:t>
      </w:r>
      <w:r w:rsidR="00CD1D9C">
        <w:rPr>
          <w:rFonts w:ascii="Times New Roman" w:eastAsia="Times New Roman" w:hAnsi="Times New Roman" w:cs="Times New Roman"/>
          <w:sz w:val="22"/>
          <w:szCs w:val="22"/>
        </w:rPr>
        <w:t>Suggestions welcome!!!</w:t>
      </w:r>
      <w:r>
        <w:rPr>
          <w:rFonts w:ascii="Times New Roman" w:eastAsia="Times New Roman" w:hAnsi="Times New Roman" w:cs="Times New Roman"/>
          <w:sz w:val="22"/>
          <w:szCs w:val="22"/>
        </w:rPr>
        <w:t>]</w:t>
      </w:r>
    </w:p>
    <w:p w:rsidR="00575EC2" w:rsidRDefault="00575EC2">
      <w:pPr>
        <w:rPr>
          <w:rFonts w:ascii="Times New Roman" w:eastAsia="Times New Roman" w:hAnsi="Times New Roman" w:cs="Times New Roman"/>
          <w:sz w:val="22"/>
          <w:szCs w:val="22"/>
        </w:rPr>
      </w:pPr>
    </w:p>
    <w:p w:rsidR="00575EC2" w:rsidRDefault="00575EC2">
      <w:pPr>
        <w:rPr>
          <w:rFonts w:ascii="Times New Roman" w:eastAsia="Times New Roman" w:hAnsi="Times New Roman" w:cs="Times New Roman"/>
          <w:sz w:val="22"/>
          <w:szCs w:val="22"/>
        </w:rPr>
      </w:pPr>
    </w:p>
    <w:p w:rsidR="00575EC2" w:rsidRDefault="00575EC2">
      <w:pPr>
        <w:rPr>
          <w:rFonts w:ascii="Times New Roman" w:eastAsia="Times New Roman" w:hAnsi="Times New Roman" w:cs="Times New Roman"/>
          <w:b/>
          <w:sz w:val="22"/>
          <w:szCs w:val="22"/>
          <w:u w:val="single"/>
        </w:rPr>
      </w:pPr>
    </w:p>
    <w:p w:rsidR="00007A67" w:rsidRDefault="00007A67">
      <w:pPr>
        <w:rPr>
          <w:rFonts w:ascii="Times New Roman" w:eastAsia="Times New Roman" w:hAnsi="Times New Roman" w:cs="Times New Roman"/>
          <w:b/>
          <w:sz w:val="22"/>
          <w:szCs w:val="22"/>
          <w:u w:val="single"/>
        </w:rPr>
      </w:pPr>
    </w:p>
    <w:p w:rsidR="000858E4" w:rsidRDefault="000858E4">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br w:type="page"/>
      </w:r>
    </w:p>
    <w:p w:rsidR="00007A67" w:rsidRPr="00007A67" w:rsidRDefault="00007A67" w:rsidP="00CF3F71">
      <w:pPr>
        <w:outlineLvl w:val="0"/>
        <w:rPr>
          <w:rFonts w:ascii="Times New Roman" w:eastAsia="Times New Roman" w:hAnsi="Times New Roman" w:cs="Times New Roman"/>
          <w:b/>
          <w:sz w:val="22"/>
          <w:szCs w:val="22"/>
        </w:rPr>
      </w:pPr>
      <w:r w:rsidRPr="00007A67">
        <w:rPr>
          <w:rFonts w:ascii="Times New Roman" w:eastAsia="Times New Roman" w:hAnsi="Times New Roman" w:cs="Times New Roman"/>
          <w:b/>
          <w:sz w:val="22"/>
          <w:szCs w:val="22"/>
        </w:rPr>
        <w:t>Tables and Figures</w:t>
      </w:r>
    </w:p>
    <w:p w:rsidR="00007A67" w:rsidRDefault="00007A67" w:rsidP="00007A67">
      <w:pPr>
        <w:rPr>
          <w:rFonts w:ascii="Times New Roman" w:eastAsia="Times New Roman" w:hAnsi="Times New Roman" w:cs="Times New Roman"/>
          <w:b/>
          <w:sz w:val="22"/>
          <w:szCs w:val="22"/>
        </w:rPr>
      </w:pPr>
    </w:p>
    <w:p w:rsidR="00007A67" w:rsidRDefault="00007A67" w:rsidP="00007A67">
      <w:pPr>
        <w:rPr>
          <w:rFonts w:ascii="Times New Roman" w:eastAsia="Times New Roman" w:hAnsi="Times New Roman" w:cs="Times New Roman"/>
          <w:sz w:val="22"/>
          <w:szCs w:val="22"/>
        </w:rPr>
      </w:pPr>
      <w:r w:rsidRPr="00A24EAD">
        <w:rPr>
          <w:rFonts w:ascii="Times New Roman" w:eastAsia="Times New Roman" w:hAnsi="Times New Roman" w:cs="Times New Roman"/>
          <w:b/>
          <w:sz w:val="22"/>
          <w:szCs w:val="22"/>
        </w:rPr>
        <w:t>Figure 1:</w:t>
      </w:r>
      <w:r>
        <w:rPr>
          <w:rFonts w:ascii="Times New Roman" w:eastAsia="Times New Roman" w:hAnsi="Times New Roman" w:cs="Times New Roman"/>
          <w:sz w:val="22"/>
          <w:szCs w:val="22"/>
        </w:rPr>
        <w:t xml:space="preserve"> </w:t>
      </w:r>
      <w:r w:rsidR="007274EF">
        <w:rPr>
          <w:rFonts w:ascii="Times New Roman" w:eastAsia="Times New Roman" w:hAnsi="Times New Roman" w:cs="Times New Roman"/>
          <w:sz w:val="22"/>
          <w:szCs w:val="22"/>
        </w:rPr>
        <w:t xml:space="preserve">Growth of </w:t>
      </w:r>
      <w:proofErr w:type="spellStart"/>
      <w:r w:rsidR="007274EF">
        <w:rPr>
          <w:rFonts w:ascii="Times New Roman" w:eastAsia="Times New Roman" w:hAnsi="Times New Roman" w:cs="Times New Roman"/>
          <w:sz w:val="22"/>
          <w:szCs w:val="22"/>
        </w:rPr>
        <w:t>Zooniverse</w:t>
      </w:r>
      <w:proofErr w:type="spellEnd"/>
      <w:r w:rsidR="007274EF">
        <w:rPr>
          <w:rFonts w:ascii="Times New Roman" w:eastAsia="Times New Roman" w:hAnsi="Times New Roman" w:cs="Times New Roman"/>
          <w:sz w:val="22"/>
          <w:szCs w:val="22"/>
        </w:rPr>
        <w:t xml:space="preserve"> projects through time. Each point and vertical gray line </w:t>
      </w:r>
      <w:proofErr w:type="gramStart"/>
      <w:r w:rsidR="007274EF">
        <w:rPr>
          <w:rFonts w:ascii="Times New Roman" w:eastAsia="Times New Roman" w:hAnsi="Times New Roman" w:cs="Times New Roman"/>
          <w:sz w:val="22"/>
          <w:szCs w:val="22"/>
        </w:rPr>
        <w:t>reflect</w:t>
      </w:r>
      <w:proofErr w:type="gramEnd"/>
      <w:r w:rsidR="007274EF">
        <w:rPr>
          <w:rFonts w:ascii="Times New Roman" w:eastAsia="Times New Roman" w:hAnsi="Times New Roman" w:cs="Times New Roman"/>
          <w:sz w:val="22"/>
          <w:szCs w:val="22"/>
        </w:rPr>
        <w:t xml:space="preserve"> the launch of a new project. Blue line denotes the launch of the </w:t>
      </w:r>
      <w:proofErr w:type="spellStart"/>
      <w:r w:rsidR="007274EF">
        <w:rPr>
          <w:rFonts w:ascii="Times New Roman" w:eastAsia="Times New Roman" w:hAnsi="Times New Roman" w:cs="Times New Roman"/>
          <w:sz w:val="22"/>
          <w:szCs w:val="22"/>
        </w:rPr>
        <w:t>Zooniverse</w:t>
      </w:r>
      <w:proofErr w:type="spellEnd"/>
      <w:r w:rsidR="007274EF">
        <w:rPr>
          <w:rFonts w:ascii="Times New Roman" w:eastAsia="Times New Roman" w:hAnsi="Times New Roman" w:cs="Times New Roman"/>
          <w:sz w:val="22"/>
          <w:szCs w:val="22"/>
        </w:rPr>
        <w:t xml:space="preserve"> project builder platform, which enables research teams to build their own </w:t>
      </w:r>
      <w:proofErr w:type="spellStart"/>
      <w:r w:rsidR="007274EF">
        <w:rPr>
          <w:rFonts w:ascii="Times New Roman" w:eastAsia="Times New Roman" w:hAnsi="Times New Roman" w:cs="Times New Roman"/>
          <w:sz w:val="22"/>
          <w:szCs w:val="22"/>
        </w:rPr>
        <w:t>Zooniverse</w:t>
      </w:r>
      <w:proofErr w:type="spellEnd"/>
      <w:r w:rsidR="007274EF">
        <w:rPr>
          <w:rFonts w:ascii="Times New Roman" w:eastAsia="Times New Roman" w:hAnsi="Times New Roman" w:cs="Times New Roman"/>
          <w:sz w:val="22"/>
          <w:szCs w:val="22"/>
        </w:rPr>
        <w:t xml:space="preserve"> project without custom web development.</w:t>
      </w:r>
    </w:p>
    <w:p w:rsidR="00A24EAD" w:rsidRDefault="00A24EAD" w:rsidP="00007A67">
      <w:pPr>
        <w:rPr>
          <w:rFonts w:ascii="Times New Roman" w:eastAsia="Times New Roman" w:hAnsi="Times New Roman" w:cs="Times New Roman"/>
          <w:sz w:val="22"/>
          <w:szCs w:val="22"/>
        </w:rPr>
      </w:pPr>
      <w:r>
        <w:rPr>
          <w:rFonts w:ascii="Times New Roman" w:eastAsia="Times New Roman" w:hAnsi="Times New Roman" w:cs="Times New Roman"/>
          <w:noProof/>
          <w:sz w:val="22"/>
          <w:szCs w:val="22"/>
          <w:lang w:eastAsia="en-US"/>
        </w:rPr>
        <w:drawing>
          <wp:inline distT="0" distB="0" distL="0" distR="0">
            <wp:extent cx="5727700" cy="3103880"/>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umulative_proj_vlines.pdf"/>
                    <pic:cNvPicPr/>
                  </pic:nvPicPr>
                  <pic:blipFill>
                    <a:blip r:embed="rId18">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727700" cy="3103880"/>
                    </a:xfrm>
                    <a:prstGeom prst="rect">
                      <a:avLst/>
                    </a:prstGeom>
                  </pic:spPr>
                </pic:pic>
              </a:graphicData>
            </a:graphic>
          </wp:inline>
        </w:drawing>
      </w:r>
    </w:p>
    <w:p w:rsidR="00007A67" w:rsidRDefault="00007A67" w:rsidP="00007A67">
      <w:pPr>
        <w:rPr>
          <w:rFonts w:ascii="Times New Roman" w:eastAsia="Times New Roman" w:hAnsi="Times New Roman" w:cs="Times New Roman"/>
          <w:sz w:val="22"/>
          <w:szCs w:val="22"/>
        </w:rPr>
      </w:pPr>
    </w:p>
    <w:p w:rsidR="00A24EAD" w:rsidRDefault="00A24EAD" w:rsidP="00007A67">
      <w:pPr>
        <w:rPr>
          <w:rFonts w:ascii="Times New Roman" w:eastAsia="Times New Roman" w:hAnsi="Times New Roman" w:cs="Times New Roman"/>
          <w:sz w:val="22"/>
          <w:szCs w:val="22"/>
        </w:rPr>
      </w:pPr>
    </w:p>
    <w:p w:rsidR="00A24EAD" w:rsidRDefault="00A24EAD">
      <w:pPr>
        <w:rPr>
          <w:rFonts w:ascii="Times New Roman" w:eastAsia="Times New Roman" w:hAnsi="Times New Roman" w:cs="Times New Roman"/>
          <w:sz w:val="22"/>
          <w:szCs w:val="22"/>
        </w:rPr>
      </w:pPr>
      <w:r>
        <w:rPr>
          <w:rFonts w:ascii="Times New Roman" w:eastAsia="Times New Roman" w:hAnsi="Times New Roman" w:cs="Times New Roman"/>
          <w:sz w:val="22"/>
          <w:szCs w:val="22"/>
        </w:rPr>
        <w:br w:type="page"/>
      </w:r>
    </w:p>
    <w:p w:rsidR="00007A67" w:rsidRDefault="00007A67" w:rsidP="00CF3F71">
      <w:pPr>
        <w:outlineLvl w:val="0"/>
        <w:rPr>
          <w:rFonts w:ascii="Times New Roman" w:eastAsia="Times New Roman" w:hAnsi="Times New Roman" w:cs="Times New Roman"/>
          <w:sz w:val="22"/>
          <w:szCs w:val="22"/>
        </w:rPr>
      </w:pPr>
      <w:r w:rsidRPr="00A24EAD">
        <w:rPr>
          <w:rFonts w:ascii="Times New Roman" w:eastAsia="Times New Roman" w:hAnsi="Times New Roman" w:cs="Times New Roman"/>
          <w:b/>
          <w:sz w:val="22"/>
          <w:szCs w:val="22"/>
        </w:rPr>
        <w:t>Figure 2:</w:t>
      </w:r>
      <w:r w:rsidR="007274EF">
        <w:rPr>
          <w:rFonts w:ascii="Times New Roman" w:eastAsia="Times New Roman" w:hAnsi="Times New Roman" w:cs="Times New Roman"/>
          <w:sz w:val="22"/>
          <w:szCs w:val="22"/>
        </w:rPr>
        <w:t xml:space="preserve"> </w:t>
      </w:r>
      <w:r w:rsidR="007274EF" w:rsidRPr="004651F7">
        <w:rPr>
          <w:rFonts w:ascii="Times New Roman" w:eastAsia="Times New Roman" w:hAnsi="Times New Roman" w:cs="Times New Roman"/>
          <w:i/>
          <w:sz w:val="22"/>
          <w:szCs w:val="22"/>
        </w:rPr>
        <w:t>Snapshots at Sea</w:t>
      </w:r>
      <w:r w:rsidR="007274EF">
        <w:rPr>
          <w:rFonts w:ascii="Times New Roman" w:eastAsia="Times New Roman" w:hAnsi="Times New Roman" w:cs="Times New Roman"/>
          <w:sz w:val="22"/>
          <w:szCs w:val="22"/>
        </w:rPr>
        <w:t xml:space="preserve"> workflows and retirement rules.</w:t>
      </w:r>
    </w:p>
    <w:p w:rsidR="00A24EAD" w:rsidRDefault="00A24EAD" w:rsidP="00007A67">
      <w:pPr>
        <w:rPr>
          <w:rFonts w:ascii="Times New Roman" w:eastAsia="Times New Roman" w:hAnsi="Times New Roman" w:cs="Times New Roman"/>
          <w:sz w:val="22"/>
          <w:szCs w:val="22"/>
        </w:rPr>
      </w:pPr>
    </w:p>
    <w:p w:rsidR="00007A67" w:rsidRDefault="00A24EAD" w:rsidP="00007A67">
      <w:pPr>
        <w:rPr>
          <w:rFonts w:ascii="Times New Roman" w:eastAsia="Times New Roman" w:hAnsi="Times New Roman" w:cs="Times New Roman"/>
          <w:sz w:val="22"/>
          <w:szCs w:val="22"/>
        </w:rPr>
      </w:pPr>
      <w:r>
        <w:rPr>
          <w:rFonts w:ascii="Times New Roman" w:eastAsia="Times New Roman" w:hAnsi="Times New Roman" w:cs="Times New Roman"/>
          <w:noProof/>
          <w:sz w:val="22"/>
          <w:szCs w:val="22"/>
          <w:lang w:eastAsia="en-US"/>
        </w:rPr>
        <w:drawing>
          <wp:inline distT="0" distB="0" distL="0" distR="0">
            <wp:extent cx="5727700" cy="40474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2.pdf"/>
                    <pic:cNvPicPr/>
                  </pic:nvPicPr>
                  <pic:blipFill>
                    <a:blip r:embed="rId19">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727700" cy="4047490"/>
                    </a:xfrm>
                    <a:prstGeom prst="rect">
                      <a:avLst/>
                    </a:prstGeom>
                  </pic:spPr>
                </pic:pic>
              </a:graphicData>
            </a:graphic>
          </wp:inline>
        </w:drawing>
      </w:r>
    </w:p>
    <w:p w:rsidR="00A24EAD" w:rsidRDefault="00A24EAD" w:rsidP="00007A67">
      <w:pPr>
        <w:rPr>
          <w:rFonts w:ascii="Times New Roman" w:eastAsia="Times New Roman" w:hAnsi="Times New Roman" w:cs="Times New Roman"/>
          <w:sz w:val="22"/>
          <w:szCs w:val="22"/>
        </w:rPr>
      </w:pPr>
    </w:p>
    <w:p w:rsidR="00A24EAD" w:rsidRDefault="00A24EAD">
      <w:pPr>
        <w:rPr>
          <w:rFonts w:ascii="Times New Roman" w:eastAsia="Times New Roman" w:hAnsi="Times New Roman" w:cs="Times New Roman"/>
          <w:sz w:val="22"/>
          <w:szCs w:val="22"/>
        </w:rPr>
      </w:pPr>
      <w:r>
        <w:rPr>
          <w:rFonts w:ascii="Times New Roman" w:eastAsia="Times New Roman" w:hAnsi="Times New Roman" w:cs="Times New Roman"/>
          <w:sz w:val="22"/>
          <w:szCs w:val="22"/>
        </w:rPr>
        <w:br w:type="page"/>
      </w:r>
    </w:p>
    <w:p w:rsidR="00007A67" w:rsidRDefault="00007A67" w:rsidP="00007A67">
      <w:pPr>
        <w:rPr>
          <w:rFonts w:ascii="Times New Roman" w:eastAsia="Times New Roman" w:hAnsi="Times New Roman" w:cs="Times New Roman"/>
          <w:sz w:val="22"/>
          <w:szCs w:val="22"/>
        </w:rPr>
      </w:pPr>
      <w:r w:rsidRPr="00720326">
        <w:rPr>
          <w:rFonts w:ascii="Times New Roman" w:eastAsia="Times New Roman" w:hAnsi="Times New Roman" w:cs="Times New Roman"/>
          <w:b/>
          <w:sz w:val="22"/>
          <w:szCs w:val="22"/>
        </w:rPr>
        <w:t xml:space="preserve">Figure 3: </w:t>
      </w:r>
      <w:r>
        <w:rPr>
          <w:rFonts w:ascii="Times New Roman" w:eastAsia="Times New Roman" w:hAnsi="Times New Roman" w:cs="Times New Roman"/>
          <w:sz w:val="22"/>
          <w:szCs w:val="22"/>
        </w:rPr>
        <w:t xml:space="preserve">Instantaneous (a) and Cumulative (b) classifications through time for each approach. Cumulative classifications are plotted as the proportion of total required </w:t>
      </w:r>
      <w:proofErr w:type="gramStart"/>
      <w:r>
        <w:rPr>
          <w:rFonts w:ascii="Times New Roman" w:eastAsia="Times New Roman" w:hAnsi="Times New Roman" w:cs="Times New Roman"/>
          <w:sz w:val="22"/>
          <w:szCs w:val="22"/>
        </w:rPr>
        <w:t>to comple</w:t>
      </w:r>
      <w:r w:rsidR="00CD0676">
        <w:rPr>
          <w:rFonts w:ascii="Times New Roman" w:eastAsia="Times New Roman" w:hAnsi="Times New Roman" w:cs="Times New Roman"/>
          <w:sz w:val="22"/>
          <w:szCs w:val="22"/>
        </w:rPr>
        <w:t>te</w:t>
      </w:r>
      <w:proofErr w:type="gramEnd"/>
      <w:r w:rsidR="00CD0676">
        <w:rPr>
          <w:rFonts w:ascii="Times New Roman" w:eastAsia="Times New Roman" w:hAnsi="Times New Roman" w:cs="Times New Roman"/>
          <w:sz w:val="22"/>
          <w:szCs w:val="22"/>
        </w:rPr>
        <w:t xml:space="preserve"> the dataset (66,320 for the S</w:t>
      </w:r>
      <w:r>
        <w:rPr>
          <w:rFonts w:ascii="Times New Roman" w:eastAsia="Times New Roman" w:hAnsi="Times New Roman" w:cs="Times New Roman"/>
          <w:sz w:val="22"/>
          <w:szCs w:val="22"/>
        </w:rPr>
        <w:t xml:space="preserve">urvey workflow and 95,195 for the </w:t>
      </w:r>
      <w:r w:rsidR="00CD0676">
        <w:rPr>
          <w:rFonts w:ascii="Times New Roman" w:eastAsia="Times New Roman" w:hAnsi="Times New Roman" w:cs="Times New Roman"/>
          <w:sz w:val="22"/>
          <w:szCs w:val="22"/>
        </w:rPr>
        <w:t>Yes/No</w:t>
      </w:r>
      <w:r>
        <w:rPr>
          <w:rFonts w:ascii="Times New Roman" w:eastAsia="Times New Roman" w:hAnsi="Times New Roman" w:cs="Times New Roman"/>
          <w:sz w:val="22"/>
          <w:szCs w:val="22"/>
        </w:rPr>
        <w:t xml:space="preserve"> workflow). Data additions are indicated in gray dashed vertical lines, newsletters in blue.</w:t>
      </w:r>
      <w:r w:rsidR="00CD0676">
        <w:rPr>
          <w:rFonts w:ascii="Times New Roman" w:eastAsia="Times New Roman" w:hAnsi="Times New Roman" w:cs="Times New Roman"/>
          <w:sz w:val="22"/>
          <w:szCs w:val="22"/>
        </w:rPr>
        <w:t xml:space="preserve"> The completed Yes/No workflow was de-activated on July 5.</w:t>
      </w:r>
    </w:p>
    <w:p w:rsidR="00007A67" w:rsidRDefault="00007A67" w:rsidP="00007A67">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r w:rsidR="00A24EAD">
        <w:rPr>
          <w:rFonts w:ascii="Times New Roman" w:eastAsia="Times New Roman" w:hAnsi="Times New Roman" w:cs="Times New Roman"/>
          <w:noProof/>
          <w:sz w:val="22"/>
          <w:szCs w:val="22"/>
          <w:lang w:eastAsia="en-US"/>
        </w:rPr>
        <w:drawing>
          <wp:inline distT="0" distB="0" distL="0" distR="0">
            <wp:extent cx="5727700" cy="381825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3.pdf"/>
                    <pic:cNvPicPr/>
                  </pic:nvPicPr>
                  <pic:blipFill>
                    <a:blip r:embed="rId20">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727700" cy="3818255"/>
                    </a:xfrm>
                    <a:prstGeom prst="rect">
                      <a:avLst/>
                    </a:prstGeom>
                  </pic:spPr>
                </pic:pic>
              </a:graphicData>
            </a:graphic>
          </wp:inline>
        </w:drawing>
      </w:r>
    </w:p>
    <w:p w:rsidR="00A24EAD" w:rsidRDefault="00A24EAD" w:rsidP="00007A67">
      <w:pPr>
        <w:rPr>
          <w:rFonts w:ascii="Times New Roman" w:eastAsia="Times New Roman" w:hAnsi="Times New Roman" w:cs="Times New Roman"/>
          <w:sz w:val="22"/>
          <w:szCs w:val="22"/>
        </w:rPr>
      </w:pPr>
    </w:p>
    <w:p w:rsidR="00A24EAD" w:rsidRDefault="00A24EAD" w:rsidP="00007A67">
      <w:pPr>
        <w:rPr>
          <w:rFonts w:ascii="Times New Roman" w:eastAsia="Times New Roman" w:hAnsi="Times New Roman" w:cs="Times New Roman"/>
          <w:sz w:val="22"/>
          <w:szCs w:val="22"/>
        </w:rPr>
      </w:pPr>
    </w:p>
    <w:p w:rsidR="00007A67" w:rsidRDefault="00007A67" w:rsidP="00007A67">
      <w:pPr>
        <w:rPr>
          <w:rFonts w:ascii="Times New Roman" w:eastAsia="Times New Roman" w:hAnsi="Times New Roman" w:cs="Times New Roman"/>
          <w:sz w:val="22"/>
          <w:szCs w:val="22"/>
        </w:rPr>
      </w:pPr>
      <w:r w:rsidRPr="00A24EAD">
        <w:rPr>
          <w:rFonts w:ascii="Times New Roman" w:eastAsia="Times New Roman" w:hAnsi="Times New Roman" w:cs="Times New Roman"/>
          <w:b/>
          <w:sz w:val="22"/>
          <w:szCs w:val="22"/>
        </w:rPr>
        <w:t>Figure 4:</w:t>
      </w:r>
      <w:r>
        <w:rPr>
          <w:rFonts w:ascii="Times New Roman" w:eastAsia="Times New Roman" w:hAnsi="Times New Roman" w:cs="Times New Roman"/>
          <w:sz w:val="22"/>
          <w:szCs w:val="22"/>
        </w:rPr>
        <w:t xml:space="preserve"> </w:t>
      </w:r>
      <w:r w:rsidR="00C71E1A">
        <w:rPr>
          <w:rFonts w:ascii="Times New Roman" w:eastAsia="Times New Roman" w:hAnsi="Times New Roman" w:cs="Times New Roman"/>
          <w:sz w:val="22"/>
          <w:szCs w:val="22"/>
        </w:rPr>
        <w:t>Classification duration (calculated as time that an image loaded into a volunteer’s browser to the time that “Done” was selected)</w:t>
      </w:r>
      <w:r>
        <w:rPr>
          <w:rFonts w:ascii="Times New Roman" w:eastAsia="Times New Roman" w:hAnsi="Times New Roman" w:cs="Times New Roman"/>
          <w:sz w:val="22"/>
          <w:szCs w:val="22"/>
        </w:rPr>
        <w:t xml:space="preserve"> for each workflow across different devices. </w:t>
      </w:r>
      <w:proofErr w:type="gramStart"/>
      <w:r w:rsidR="00C71E1A">
        <w:rPr>
          <w:rFonts w:ascii="Times New Roman" w:eastAsia="Times New Roman" w:hAnsi="Times New Roman" w:cs="Times New Roman"/>
          <w:sz w:val="22"/>
          <w:szCs w:val="22"/>
        </w:rPr>
        <w:t>Median durations given in black text above the median line; sample sizes given in gray text below the median line.</w:t>
      </w:r>
      <w:proofErr w:type="gramEnd"/>
      <w:r w:rsidR="00C71E1A">
        <w:rPr>
          <w:rFonts w:ascii="Times New Roman" w:eastAsia="Times New Roman" w:hAnsi="Times New Roman" w:cs="Times New Roman"/>
          <w:sz w:val="22"/>
          <w:szCs w:val="22"/>
        </w:rPr>
        <w:t xml:space="preserve"> Note that the Y-axis is on a Log</w:t>
      </w:r>
      <w:r w:rsidR="00C71E1A" w:rsidRPr="00C71E1A">
        <w:rPr>
          <w:rFonts w:ascii="Times New Roman" w:eastAsia="Times New Roman" w:hAnsi="Times New Roman" w:cs="Times New Roman"/>
          <w:sz w:val="22"/>
          <w:szCs w:val="22"/>
          <w:vertAlign w:val="subscript"/>
        </w:rPr>
        <w:t>10</w:t>
      </w:r>
      <w:r w:rsidR="00C71E1A">
        <w:rPr>
          <w:rFonts w:ascii="Times New Roman" w:eastAsia="Times New Roman" w:hAnsi="Times New Roman" w:cs="Times New Roman"/>
          <w:sz w:val="22"/>
          <w:szCs w:val="22"/>
        </w:rPr>
        <w:t xml:space="preserve"> scale.</w:t>
      </w:r>
    </w:p>
    <w:p w:rsidR="00007A67" w:rsidRDefault="00007A67" w:rsidP="00007A67">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rsidR="009E778C" w:rsidRDefault="009E778C" w:rsidP="00007A67">
      <w:pPr>
        <w:rPr>
          <w:rFonts w:ascii="Times New Roman" w:eastAsia="Times New Roman" w:hAnsi="Times New Roman" w:cs="Times New Roman"/>
          <w:sz w:val="22"/>
          <w:szCs w:val="22"/>
        </w:rPr>
      </w:pPr>
      <w:r>
        <w:rPr>
          <w:rFonts w:ascii="Times New Roman" w:eastAsia="Times New Roman" w:hAnsi="Times New Roman" w:cs="Times New Roman"/>
          <w:noProof/>
          <w:sz w:val="22"/>
          <w:szCs w:val="22"/>
          <w:lang w:eastAsia="en-US"/>
        </w:rPr>
        <w:drawing>
          <wp:inline distT="0" distB="0" distL="0" distR="0">
            <wp:extent cx="4085771" cy="2860040"/>
            <wp:effectExtent l="0" t="0" r="381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4_withN.png"/>
                    <pic:cNvPicPr/>
                  </pic:nvPicPr>
                  <pic:blipFill>
                    <a:blip r:embed="rId21">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092140" cy="2864498"/>
                    </a:xfrm>
                    <a:prstGeom prst="rect">
                      <a:avLst/>
                    </a:prstGeom>
                  </pic:spPr>
                </pic:pic>
              </a:graphicData>
            </a:graphic>
          </wp:inline>
        </w:drawing>
      </w:r>
    </w:p>
    <w:p w:rsidR="00580B26" w:rsidRDefault="00007A67">
      <w:pPr>
        <w:rPr>
          <w:rFonts w:ascii="Times New Roman" w:eastAsia="Times New Roman" w:hAnsi="Times New Roman" w:cs="Times New Roman"/>
          <w:sz w:val="22"/>
          <w:szCs w:val="22"/>
        </w:rPr>
      </w:pPr>
      <w:r w:rsidRPr="009E778C">
        <w:rPr>
          <w:rFonts w:ascii="Times New Roman" w:eastAsia="Times New Roman" w:hAnsi="Times New Roman" w:cs="Times New Roman"/>
          <w:b/>
          <w:sz w:val="22"/>
          <w:szCs w:val="22"/>
        </w:rPr>
        <w:t>Figure 5:</w:t>
      </w:r>
      <w:r>
        <w:rPr>
          <w:rFonts w:ascii="Times New Roman" w:eastAsia="Times New Roman" w:hAnsi="Times New Roman" w:cs="Times New Roman"/>
          <w:sz w:val="22"/>
          <w:szCs w:val="22"/>
        </w:rPr>
        <w:t xml:space="preserve"> </w:t>
      </w:r>
      <w:r w:rsidR="00326AD7">
        <w:rPr>
          <w:rFonts w:ascii="Times New Roman" w:eastAsia="Times New Roman" w:hAnsi="Times New Roman" w:cs="Times New Roman"/>
          <w:sz w:val="22"/>
          <w:szCs w:val="22"/>
        </w:rPr>
        <w:t xml:space="preserve">(a) </w:t>
      </w:r>
      <w:r>
        <w:rPr>
          <w:rFonts w:ascii="Times New Roman" w:eastAsia="Times New Roman" w:hAnsi="Times New Roman" w:cs="Times New Roman"/>
          <w:sz w:val="22"/>
          <w:szCs w:val="22"/>
        </w:rPr>
        <w:t>Lorenz curves for each workflow</w:t>
      </w:r>
      <w:r w:rsidR="00BF5C9D">
        <w:rPr>
          <w:rFonts w:ascii="Times New Roman" w:eastAsia="Times New Roman" w:hAnsi="Times New Roman" w:cs="Times New Roman"/>
          <w:sz w:val="22"/>
          <w:szCs w:val="22"/>
        </w:rPr>
        <w:t>. Registered v</w:t>
      </w:r>
      <w:r w:rsidR="00326AD7">
        <w:rPr>
          <w:rFonts w:ascii="Times New Roman" w:eastAsia="Times New Roman" w:hAnsi="Times New Roman" w:cs="Times New Roman"/>
          <w:sz w:val="22"/>
          <w:szCs w:val="22"/>
        </w:rPr>
        <w:t>olunteers</w:t>
      </w:r>
      <w:r w:rsidR="003B1F0C">
        <w:rPr>
          <w:rFonts w:ascii="Times New Roman" w:eastAsia="Times New Roman" w:hAnsi="Times New Roman" w:cs="Times New Roman"/>
          <w:sz w:val="22"/>
          <w:szCs w:val="22"/>
        </w:rPr>
        <w:t xml:space="preserve"> (i.e. those with </w:t>
      </w:r>
      <w:proofErr w:type="spellStart"/>
      <w:r w:rsidR="003B1F0C">
        <w:rPr>
          <w:rFonts w:ascii="Times New Roman" w:eastAsia="Times New Roman" w:hAnsi="Times New Roman" w:cs="Times New Roman"/>
          <w:sz w:val="22"/>
          <w:szCs w:val="22"/>
        </w:rPr>
        <w:t>Zooniverse</w:t>
      </w:r>
      <w:proofErr w:type="spellEnd"/>
      <w:r w:rsidR="003B1F0C">
        <w:rPr>
          <w:rFonts w:ascii="Times New Roman" w:eastAsia="Times New Roman" w:hAnsi="Times New Roman" w:cs="Times New Roman"/>
          <w:sz w:val="22"/>
          <w:szCs w:val="22"/>
        </w:rPr>
        <w:t xml:space="preserve"> accounts)</w:t>
      </w:r>
      <w:r w:rsidR="00326AD7">
        <w:rPr>
          <w:rFonts w:ascii="Times New Roman" w:eastAsia="Times New Roman" w:hAnsi="Times New Roman" w:cs="Times New Roman"/>
          <w:sz w:val="22"/>
          <w:szCs w:val="22"/>
        </w:rPr>
        <w:t xml:space="preserve"> </w:t>
      </w:r>
      <w:r w:rsidR="00316B12">
        <w:rPr>
          <w:rFonts w:ascii="Times New Roman" w:eastAsia="Times New Roman" w:hAnsi="Times New Roman" w:cs="Times New Roman"/>
          <w:sz w:val="22"/>
          <w:szCs w:val="22"/>
        </w:rPr>
        <w:t xml:space="preserve">were </w:t>
      </w:r>
      <w:r w:rsidR="00326AD7">
        <w:rPr>
          <w:rFonts w:ascii="Times New Roman" w:eastAsia="Times New Roman" w:hAnsi="Times New Roman" w:cs="Times New Roman"/>
          <w:sz w:val="22"/>
          <w:szCs w:val="22"/>
        </w:rPr>
        <w:t xml:space="preserve">categorized as </w:t>
      </w:r>
      <w:r>
        <w:rPr>
          <w:rFonts w:ascii="Times New Roman" w:eastAsia="Times New Roman" w:hAnsi="Times New Roman" w:cs="Times New Roman"/>
          <w:i/>
          <w:sz w:val="22"/>
          <w:szCs w:val="22"/>
        </w:rPr>
        <w:t>existing</w:t>
      </w:r>
      <w:r>
        <w:rPr>
          <w:rFonts w:ascii="Times New Roman" w:eastAsia="Times New Roman" w:hAnsi="Times New Roman" w:cs="Times New Roman"/>
          <w:sz w:val="22"/>
          <w:szCs w:val="22"/>
        </w:rPr>
        <w:t xml:space="preserve"> if they had classified prior to the experiment and </w:t>
      </w:r>
      <w:r>
        <w:rPr>
          <w:rFonts w:ascii="Times New Roman" w:eastAsia="Times New Roman" w:hAnsi="Times New Roman" w:cs="Times New Roman"/>
          <w:i/>
          <w:sz w:val="22"/>
          <w:szCs w:val="22"/>
        </w:rPr>
        <w:t>new</w:t>
      </w:r>
      <w:r>
        <w:rPr>
          <w:rFonts w:ascii="Times New Roman" w:eastAsia="Times New Roman" w:hAnsi="Times New Roman" w:cs="Times New Roman"/>
          <w:sz w:val="22"/>
          <w:szCs w:val="22"/>
        </w:rPr>
        <w:t xml:space="preserve"> if they only began classifying during the experiment.</w:t>
      </w:r>
      <w:r w:rsidR="00326AD7">
        <w:rPr>
          <w:rFonts w:ascii="Times New Roman" w:eastAsia="Times New Roman" w:hAnsi="Times New Roman" w:cs="Times New Roman"/>
          <w:sz w:val="22"/>
          <w:szCs w:val="22"/>
        </w:rPr>
        <w:t xml:space="preserve"> (b) Probability density distributions </w:t>
      </w:r>
      <w:r w:rsidR="002536F2">
        <w:rPr>
          <w:rFonts w:ascii="Times New Roman" w:eastAsia="Times New Roman" w:hAnsi="Times New Roman" w:cs="Times New Roman"/>
          <w:sz w:val="22"/>
          <w:szCs w:val="22"/>
        </w:rPr>
        <w:t xml:space="preserve">for classifications per </w:t>
      </w:r>
      <w:r w:rsidR="00BF5C9D">
        <w:rPr>
          <w:rFonts w:ascii="Times New Roman" w:eastAsia="Times New Roman" w:hAnsi="Times New Roman" w:cs="Times New Roman"/>
          <w:sz w:val="22"/>
          <w:szCs w:val="22"/>
        </w:rPr>
        <w:t xml:space="preserve">registered </w:t>
      </w:r>
      <w:r w:rsidR="002536F2">
        <w:rPr>
          <w:rFonts w:ascii="Times New Roman" w:eastAsia="Times New Roman" w:hAnsi="Times New Roman" w:cs="Times New Roman"/>
          <w:sz w:val="22"/>
          <w:szCs w:val="22"/>
        </w:rPr>
        <w:t>volunteer for each workflow.</w:t>
      </w:r>
    </w:p>
    <w:p w:rsidR="00D446C5" w:rsidRDefault="00D847AF">
      <w:pPr>
        <w:rPr>
          <w:rFonts w:ascii="Times New Roman" w:eastAsia="Times New Roman" w:hAnsi="Times New Roman" w:cs="Times New Roman"/>
          <w:sz w:val="22"/>
          <w:szCs w:val="22"/>
        </w:rPr>
      </w:pPr>
      <w:r>
        <w:rPr>
          <w:rFonts w:ascii="Times New Roman" w:eastAsia="Times New Roman" w:hAnsi="Times New Roman" w:cs="Times New Roman"/>
          <w:noProof/>
          <w:sz w:val="22"/>
          <w:szCs w:val="22"/>
          <w:lang w:eastAsia="en-US"/>
        </w:rPr>
        <w:drawing>
          <wp:inline distT="0" distB="0" distL="0" distR="0">
            <wp:extent cx="5727700" cy="2863850"/>
            <wp:effectExtent l="0" t="0" r="1270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5_combined.pdf"/>
                    <pic:cNvPicPr/>
                  </pic:nvPicPr>
                  <pic:blipFill>
                    <a:blip r:embed="rId22">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727700" cy="2863850"/>
                    </a:xfrm>
                    <a:prstGeom prst="rect">
                      <a:avLst/>
                    </a:prstGeom>
                  </pic:spPr>
                </pic:pic>
              </a:graphicData>
            </a:graphic>
          </wp:inline>
        </w:drawing>
      </w:r>
    </w:p>
    <w:p w:rsidR="00580B26" w:rsidRDefault="00580B26">
      <w:pPr>
        <w:rPr>
          <w:rFonts w:ascii="Times New Roman" w:eastAsia="Times New Roman" w:hAnsi="Times New Roman" w:cs="Times New Roman"/>
          <w:sz w:val="22"/>
          <w:szCs w:val="22"/>
        </w:rPr>
      </w:pPr>
      <w:r>
        <w:rPr>
          <w:rFonts w:ascii="Times New Roman" w:eastAsia="Times New Roman" w:hAnsi="Times New Roman" w:cs="Times New Roman"/>
          <w:sz w:val="22"/>
          <w:szCs w:val="22"/>
        </w:rPr>
        <w:br w:type="page"/>
      </w:r>
    </w:p>
    <w:p w:rsidR="009E6FF2" w:rsidRDefault="00180692" w:rsidP="00007A67">
      <w:pPr>
        <w:rPr>
          <w:rFonts w:ascii="Times New Roman" w:eastAsia="Times New Roman" w:hAnsi="Times New Roman" w:cs="Times New Roman"/>
          <w:sz w:val="22"/>
          <w:szCs w:val="22"/>
        </w:rPr>
      </w:pPr>
      <w:r>
        <w:rPr>
          <w:rFonts w:ascii="Times New Roman" w:eastAsia="Times New Roman" w:hAnsi="Times New Roman" w:cs="Times New Roman"/>
          <w:noProof/>
          <w:sz w:val="22"/>
          <w:szCs w:val="22"/>
          <w:lang w:eastAsia="en-US"/>
        </w:rPr>
        <w:drawing>
          <wp:anchor distT="0" distB="0" distL="114300" distR="114300" simplePos="0" relativeHeight="251658240" behindDoc="0" locked="0" layoutInCell="1" allowOverlap="1">
            <wp:simplePos x="0" y="0"/>
            <wp:positionH relativeFrom="column">
              <wp:posOffset>-863600</wp:posOffset>
            </wp:positionH>
            <wp:positionV relativeFrom="paragraph">
              <wp:posOffset>-111760</wp:posOffset>
            </wp:positionV>
            <wp:extent cx="7431405" cy="1016000"/>
            <wp:effectExtent l="0" t="0" r="10795" b="0"/>
            <wp:wrapThrough wrapText="bothSides">
              <wp:wrapPolygon edited="0">
                <wp:start x="0" y="0"/>
                <wp:lineTo x="0" y="21060"/>
                <wp:lineTo x="21558" y="21060"/>
                <wp:lineTo x="21558"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7431405" cy="1016000"/>
                    </a:xfrm>
                    <a:prstGeom prst="rect">
                      <a:avLst/>
                    </a:prstGeom>
                    <a:noFill/>
                    <a:ln>
                      <a:noFill/>
                    </a:ln>
                  </pic:spPr>
                </pic:pic>
              </a:graphicData>
            </a:graphic>
          </wp:anchor>
        </w:drawing>
      </w:r>
    </w:p>
    <w:p w:rsidR="009E6FF2" w:rsidRDefault="009E6FF2" w:rsidP="00007A67">
      <w:pPr>
        <w:rPr>
          <w:rFonts w:ascii="Times New Roman" w:eastAsia="Times New Roman" w:hAnsi="Times New Roman" w:cs="Times New Roman"/>
          <w:sz w:val="22"/>
          <w:szCs w:val="22"/>
        </w:rPr>
      </w:pPr>
    </w:p>
    <w:p w:rsidR="00007A67" w:rsidRDefault="00007A67" w:rsidP="00007A67">
      <w:pPr>
        <w:rPr>
          <w:rFonts w:ascii="Times New Roman" w:eastAsia="Times New Roman" w:hAnsi="Times New Roman" w:cs="Times New Roman"/>
          <w:b/>
          <w:sz w:val="22"/>
          <w:szCs w:val="22"/>
          <w:u w:val="single"/>
        </w:rPr>
      </w:pPr>
    </w:p>
    <w:p w:rsidR="00007A67" w:rsidRDefault="00180692">
      <w:pPr>
        <w:rPr>
          <w:rFonts w:ascii="Times New Roman" w:eastAsia="Times New Roman" w:hAnsi="Times New Roman" w:cs="Times New Roman"/>
          <w:b/>
          <w:sz w:val="22"/>
          <w:szCs w:val="22"/>
          <w:u w:val="single"/>
        </w:rPr>
      </w:pPr>
      <w:r>
        <w:rPr>
          <w:rFonts w:ascii="Times New Roman" w:eastAsia="Times New Roman" w:hAnsi="Times New Roman" w:cs="Times New Roman"/>
          <w:noProof/>
          <w:sz w:val="22"/>
          <w:szCs w:val="22"/>
          <w:lang w:eastAsia="en-US"/>
        </w:rPr>
        <w:drawing>
          <wp:inline distT="0" distB="0" distL="0" distR="0">
            <wp:extent cx="5657850" cy="10668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657850" cy="1066800"/>
                    </a:xfrm>
                    <a:prstGeom prst="rect">
                      <a:avLst/>
                    </a:prstGeom>
                    <a:noFill/>
                    <a:ln>
                      <a:noFill/>
                    </a:ln>
                  </pic:spPr>
                </pic:pic>
              </a:graphicData>
            </a:graphic>
          </wp:inline>
        </w:drawing>
      </w:r>
    </w:p>
    <w:sectPr w:rsidR="00007A67" w:rsidSect="00103A46">
      <w:pgSz w:w="11900" w:h="16840"/>
      <w:pgMar w:top="1440" w:right="1440" w:bottom="1440" w:left="1440" w:header="0" w:gutter="0"/>
      <w:pgNumType w:start="1"/>
    </w:sectPr>
  </w:body>
</w:document>
</file>

<file path=word/comments.xml><?xml version="1.0" encoding="utf-8"?>
<w:comment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comment w:id="31" w:author="Lucy Fortson" w:date="2017-07-21T11:05:00Z" w:initials="LF">
    <w:p w:rsidR="00CE7B11" w:rsidRDefault="00CE7B11">
      <w:pPr>
        <w:pStyle w:val="CommentText"/>
      </w:pPr>
      <w:r>
        <w:rPr>
          <w:rStyle w:val="CommentReference"/>
        </w:rPr>
        <w:annotationRef/>
      </w:r>
      <w:r>
        <w:t xml:space="preserve">Not sure if this is the right word… seems maybe it has a specific meaning with respect to how software is deployed and the usage of read/write functionality; but I am out of my depth on that. I think we just need to be clear what we mean here. </w:t>
      </w:r>
    </w:p>
  </w:comment>
</w:comment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Calibri">
    <w:panose1 w:val="020F0502020204030204"/>
    <w:charset w:val="00"/>
    <w:family w:val="auto"/>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 w:name="Arial">
    <w:panose1 w:val="020B0604020202020204"/>
    <w:charset w:val="59"/>
    <w:family w:val="auto"/>
    <w:pitch w:val="variable"/>
    <w:sig w:usb0="00000201" w:usb1="00000000" w:usb2="00000000" w:usb3="00000000" w:csb0="00000004" w:csb1="00000000"/>
  </w:font>
  <w:font w:name="Calibri Light">
    <w:charset w:val="00"/>
    <w:family w:val="swiss"/>
    <w:pitch w:val="variable"/>
    <w:sig w:usb0="A00002EF" w:usb1="4000207B" w:usb2="00000000" w:usb3="00000000" w:csb0="0000019F" w:csb1="00000000"/>
  </w:font>
</w:fonts>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064E0757"/>
    <w:multiLevelType w:val="hybridMultilevel"/>
    <w:tmpl w:val="4AEA534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nsid w:val="199F175B"/>
    <w:multiLevelType w:val="multilevel"/>
    <w:tmpl w:val="709A2E3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nsid w:val="1F386A6F"/>
    <w:multiLevelType w:val="multilevel"/>
    <w:tmpl w:val="C456B48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1FDC7779"/>
    <w:multiLevelType w:val="multilevel"/>
    <w:tmpl w:val="485093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2B7449BD"/>
    <w:multiLevelType w:val="hybridMultilevel"/>
    <w:tmpl w:val="F53CB54E"/>
    <w:lvl w:ilvl="0" w:tplc="005ABBA4">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B323927"/>
    <w:multiLevelType w:val="hybridMultilevel"/>
    <w:tmpl w:val="9948FC88"/>
    <w:lvl w:ilvl="0" w:tplc="0809000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408A4264"/>
    <w:multiLevelType w:val="hybridMultilevel"/>
    <w:tmpl w:val="ABA8D44C"/>
    <w:lvl w:ilvl="0" w:tplc="A46C4EA6">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555F68AB"/>
    <w:multiLevelType w:val="hybridMultilevel"/>
    <w:tmpl w:val="4682431E"/>
    <w:lvl w:ilvl="0" w:tplc="C8C26AD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57161D15"/>
    <w:multiLevelType w:val="multilevel"/>
    <w:tmpl w:val="DDC0AC6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
  </w:num>
  <w:num w:numId="2">
    <w:abstractNumId w:val="3"/>
  </w:num>
  <w:num w:numId="3">
    <w:abstractNumId w:val="8"/>
  </w:num>
  <w:num w:numId="4">
    <w:abstractNumId w:val="1"/>
  </w:num>
  <w:num w:numId="5">
    <w:abstractNumId w:val="5"/>
  </w:num>
  <w:num w:numId="6">
    <w:abstractNumId w:val="0"/>
  </w:num>
  <w:num w:numId="7">
    <w:abstractNumId w:val="7"/>
  </w:num>
  <w:num w:numId="8">
    <w:abstractNumId w:val="6"/>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81"/>
  <w:displayBackgroundShape/>
  <w:proofState w:spelling="clean" w:grammar="clean"/>
  <w:trackRevisions/>
  <w:doNotTrackMoves/>
  <w:defaultTabStop w:val="720"/>
  <w:characterSpacingControl w:val="doNotCompress"/>
  <w:compat/>
  <w:rsids>
    <w:rsidRoot w:val="00575EC2"/>
    <w:rsid w:val="00007A67"/>
    <w:rsid w:val="00053E17"/>
    <w:rsid w:val="000858E4"/>
    <w:rsid w:val="00090F1C"/>
    <w:rsid w:val="000F7036"/>
    <w:rsid w:val="00103A46"/>
    <w:rsid w:val="001143C0"/>
    <w:rsid w:val="001773EE"/>
    <w:rsid w:val="00180692"/>
    <w:rsid w:val="001A7E1D"/>
    <w:rsid w:val="001B3983"/>
    <w:rsid w:val="001D27BD"/>
    <w:rsid w:val="001D2AF9"/>
    <w:rsid w:val="001F0F17"/>
    <w:rsid w:val="00207E0B"/>
    <w:rsid w:val="0022724B"/>
    <w:rsid w:val="00241A63"/>
    <w:rsid w:val="0025056D"/>
    <w:rsid w:val="002536F2"/>
    <w:rsid w:val="00292738"/>
    <w:rsid w:val="002B063E"/>
    <w:rsid w:val="002F3078"/>
    <w:rsid w:val="002F33E2"/>
    <w:rsid w:val="00305308"/>
    <w:rsid w:val="00316B12"/>
    <w:rsid w:val="00321192"/>
    <w:rsid w:val="00325CA2"/>
    <w:rsid w:val="00326AD7"/>
    <w:rsid w:val="0032711E"/>
    <w:rsid w:val="0035610D"/>
    <w:rsid w:val="003576A5"/>
    <w:rsid w:val="0036496B"/>
    <w:rsid w:val="003652E6"/>
    <w:rsid w:val="003666D7"/>
    <w:rsid w:val="003A61C7"/>
    <w:rsid w:val="003B1F0C"/>
    <w:rsid w:val="003E59D0"/>
    <w:rsid w:val="003F238C"/>
    <w:rsid w:val="003F4C23"/>
    <w:rsid w:val="00411DC3"/>
    <w:rsid w:val="0042452F"/>
    <w:rsid w:val="0045147A"/>
    <w:rsid w:val="004651F7"/>
    <w:rsid w:val="00476FE3"/>
    <w:rsid w:val="00491D31"/>
    <w:rsid w:val="004A67C2"/>
    <w:rsid w:val="004D7A96"/>
    <w:rsid w:val="004E73AB"/>
    <w:rsid w:val="004F2642"/>
    <w:rsid w:val="005207D6"/>
    <w:rsid w:val="00527BB9"/>
    <w:rsid w:val="005334DC"/>
    <w:rsid w:val="00570827"/>
    <w:rsid w:val="00575EC2"/>
    <w:rsid w:val="00580B26"/>
    <w:rsid w:val="00586746"/>
    <w:rsid w:val="005A1381"/>
    <w:rsid w:val="005B531F"/>
    <w:rsid w:val="00642D34"/>
    <w:rsid w:val="00647E58"/>
    <w:rsid w:val="00651AD8"/>
    <w:rsid w:val="00666C94"/>
    <w:rsid w:val="006746D2"/>
    <w:rsid w:val="00676CA8"/>
    <w:rsid w:val="00684909"/>
    <w:rsid w:val="00686BA8"/>
    <w:rsid w:val="00691D61"/>
    <w:rsid w:val="006C0913"/>
    <w:rsid w:val="006D11D3"/>
    <w:rsid w:val="00720326"/>
    <w:rsid w:val="00726FF1"/>
    <w:rsid w:val="007274EF"/>
    <w:rsid w:val="00731ABF"/>
    <w:rsid w:val="007358A0"/>
    <w:rsid w:val="00743B2C"/>
    <w:rsid w:val="00774FD7"/>
    <w:rsid w:val="007856D9"/>
    <w:rsid w:val="007D26C1"/>
    <w:rsid w:val="00816673"/>
    <w:rsid w:val="00847D01"/>
    <w:rsid w:val="008B3EE6"/>
    <w:rsid w:val="008E3A8C"/>
    <w:rsid w:val="0090616F"/>
    <w:rsid w:val="00972C21"/>
    <w:rsid w:val="00980B78"/>
    <w:rsid w:val="009828EC"/>
    <w:rsid w:val="009A13A0"/>
    <w:rsid w:val="009D695C"/>
    <w:rsid w:val="009E6FF2"/>
    <w:rsid w:val="009E778C"/>
    <w:rsid w:val="00A122A7"/>
    <w:rsid w:val="00A1636D"/>
    <w:rsid w:val="00A24EAD"/>
    <w:rsid w:val="00A54E7D"/>
    <w:rsid w:val="00A55979"/>
    <w:rsid w:val="00A81A38"/>
    <w:rsid w:val="00AA18C7"/>
    <w:rsid w:val="00AA40C8"/>
    <w:rsid w:val="00AA5A5A"/>
    <w:rsid w:val="00AB6B40"/>
    <w:rsid w:val="00AC1259"/>
    <w:rsid w:val="00AC6925"/>
    <w:rsid w:val="00AD4674"/>
    <w:rsid w:val="00AE7C7B"/>
    <w:rsid w:val="00B17164"/>
    <w:rsid w:val="00B22FA5"/>
    <w:rsid w:val="00B3146B"/>
    <w:rsid w:val="00B61562"/>
    <w:rsid w:val="00BA6775"/>
    <w:rsid w:val="00BC78A5"/>
    <w:rsid w:val="00BF25B3"/>
    <w:rsid w:val="00BF5C9D"/>
    <w:rsid w:val="00BF640B"/>
    <w:rsid w:val="00C14F32"/>
    <w:rsid w:val="00C5611B"/>
    <w:rsid w:val="00C674B5"/>
    <w:rsid w:val="00C71E1A"/>
    <w:rsid w:val="00CC6FE2"/>
    <w:rsid w:val="00CD0676"/>
    <w:rsid w:val="00CD1D9C"/>
    <w:rsid w:val="00CD51A8"/>
    <w:rsid w:val="00CE651D"/>
    <w:rsid w:val="00CE7B11"/>
    <w:rsid w:val="00CF3F71"/>
    <w:rsid w:val="00D1215D"/>
    <w:rsid w:val="00D1479F"/>
    <w:rsid w:val="00D34828"/>
    <w:rsid w:val="00D446C5"/>
    <w:rsid w:val="00D72C8A"/>
    <w:rsid w:val="00D847AF"/>
    <w:rsid w:val="00D9558A"/>
    <w:rsid w:val="00D96474"/>
    <w:rsid w:val="00DF38C3"/>
    <w:rsid w:val="00DF5333"/>
    <w:rsid w:val="00E00726"/>
    <w:rsid w:val="00E10F33"/>
    <w:rsid w:val="00E15D35"/>
    <w:rsid w:val="00E20AAC"/>
    <w:rsid w:val="00E2489F"/>
    <w:rsid w:val="00E61C20"/>
    <w:rsid w:val="00E64622"/>
    <w:rsid w:val="00E83A6E"/>
    <w:rsid w:val="00EA42BF"/>
    <w:rsid w:val="00EB3EE9"/>
    <w:rsid w:val="00EC70F0"/>
    <w:rsid w:val="00ED6CBB"/>
    <w:rsid w:val="00EF0B28"/>
    <w:rsid w:val="00EF4CC8"/>
    <w:rsid w:val="00F02609"/>
    <w:rsid w:val="00F06D5F"/>
    <w:rsid w:val="00F21A23"/>
    <w:rsid w:val="00F25F39"/>
    <w:rsid w:val="00F33EDC"/>
    <w:rsid w:val="00F34F76"/>
    <w:rsid w:val="00F403BF"/>
    <w:rsid w:val="00F559A1"/>
    <w:rsid w:val="00F67B54"/>
    <w:rsid w:val="00FA57C7"/>
    <w:rsid w:val="00FB439D"/>
    <w:rsid w:val="00FC388D"/>
    <w:rsid w:val="00FE0108"/>
  </w:rsids>
  <m:mathPr>
    <m:mathFont m:val="Calibri Light"/>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color w:val="000000"/>
        <w:sz w:val="24"/>
        <w:szCs w:val="24"/>
        <w:lang w:val="en-US" w:eastAsia="en-GB" w:bidi="ar-SA"/>
      </w:rPr>
    </w:rPrDefault>
    <w:pPrDefault>
      <w:pPr>
        <w:pBdr>
          <w:top w:val="nil"/>
          <w:left w:val="nil"/>
          <w:bottom w:val="nil"/>
          <w:right w:val="nil"/>
          <w:between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03A46"/>
  </w:style>
  <w:style w:type="paragraph" w:styleId="Heading1">
    <w:name w:val="heading 1"/>
    <w:basedOn w:val="Normal"/>
    <w:next w:val="Normal"/>
    <w:rsid w:val="00103A46"/>
    <w:pPr>
      <w:keepNext/>
      <w:keepLines/>
      <w:spacing w:before="480" w:after="120"/>
      <w:contextualSpacing/>
      <w:outlineLvl w:val="0"/>
    </w:pPr>
    <w:rPr>
      <w:b/>
      <w:sz w:val="48"/>
      <w:szCs w:val="48"/>
    </w:rPr>
  </w:style>
  <w:style w:type="paragraph" w:styleId="Heading2">
    <w:name w:val="heading 2"/>
    <w:basedOn w:val="Normal"/>
    <w:next w:val="Normal"/>
    <w:rsid w:val="00103A46"/>
    <w:pPr>
      <w:keepNext/>
      <w:keepLines/>
      <w:spacing w:before="360" w:after="80"/>
      <w:contextualSpacing/>
      <w:outlineLvl w:val="1"/>
    </w:pPr>
    <w:rPr>
      <w:b/>
      <w:sz w:val="36"/>
      <w:szCs w:val="36"/>
    </w:rPr>
  </w:style>
  <w:style w:type="paragraph" w:styleId="Heading3">
    <w:name w:val="heading 3"/>
    <w:basedOn w:val="Normal"/>
    <w:next w:val="Normal"/>
    <w:rsid w:val="00103A46"/>
    <w:pPr>
      <w:keepNext/>
      <w:keepLines/>
      <w:spacing w:before="280" w:after="80"/>
      <w:contextualSpacing/>
      <w:outlineLvl w:val="2"/>
    </w:pPr>
    <w:rPr>
      <w:b/>
      <w:sz w:val="28"/>
      <w:szCs w:val="28"/>
    </w:rPr>
  </w:style>
  <w:style w:type="paragraph" w:styleId="Heading4">
    <w:name w:val="heading 4"/>
    <w:basedOn w:val="Normal"/>
    <w:next w:val="Normal"/>
    <w:rsid w:val="00103A46"/>
    <w:pPr>
      <w:keepNext/>
      <w:keepLines/>
      <w:spacing w:before="240" w:after="40"/>
      <w:contextualSpacing/>
      <w:outlineLvl w:val="3"/>
    </w:pPr>
    <w:rPr>
      <w:b/>
    </w:rPr>
  </w:style>
  <w:style w:type="paragraph" w:styleId="Heading5">
    <w:name w:val="heading 5"/>
    <w:basedOn w:val="Normal"/>
    <w:next w:val="Normal"/>
    <w:rsid w:val="00103A46"/>
    <w:pPr>
      <w:keepNext/>
      <w:keepLines/>
      <w:spacing w:before="220" w:after="40"/>
      <w:contextualSpacing/>
      <w:outlineLvl w:val="4"/>
    </w:pPr>
    <w:rPr>
      <w:b/>
      <w:sz w:val="22"/>
      <w:szCs w:val="22"/>
    </w:rPr>
  </w:style>
  <w:style w:type="paragraph" w:styleId="Heading6">
    <w:name w:val="heading 6"/>
    <w:basedOn w:val="Normal"/>
    <w:next w:val="Normal"/>
    <w:rsid w:val="00103A46"/>
    <w:pPr>
      <w:keepNext/>
      <w:keepLines/>
      <w:spacing w:before="200" w:after="40"/>
      <w:contextualSpacing/>
      <w:outlineLvl w:val="5"/>
    </w:pPr>
    <w:rPr>
      <w:b/>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Title">
    <w:name w:val="Title"/>
    <w:basedOn w:val="Normal"/>
    <w:next w:val="Normal"/>
    <w:rsid w:val="00103A46"/>
    <w:pPr>
      <w:keepNext/>
      <w:keepLines/>
      <w:spacing w:before="480" w:after="120"/>
      <w:contextualSpacing/>
    </w:pPr>
    <w:rPr>
      <w:b/>
      <w:sz w:val="72"/>
      <w:szCs w:val="72"/>
    </w:rPr>
  </w:style>
  <w:style w:type="paragraph" w:styleId="Subtitle">
    <w:name w:val="Subtitle"/>
    <w:basedOn w:val="Normal"/>
    <w:next w:val="Normal"/>
    <w:rsid w:val="00103A46"/>
    <w:pPr>
      <w:keepNext/>
      <w:keepLines/>
      <w:spacing w:before="360" w:after="80"/>
      <w:contextualSpacing/>
    </w:pPr>
    <w:rPr>
      <w:rFonts w:ascii="Georgia" w:eastAsia="Georgia" w:hAnsi="Georgia" w:cs="Georgia"/>
      <w:i/>
      <w:color w:val="666666"/>
      <w:sz w:val="48"/>
      <w:szCs w:val="48"/>
    </w:rPr>
  </w:style>
  <w:style w:type="character" w:styleId="CommentReference">
    <w:name w:val="annotation reference"/>
    <w:basedOn w:val="DefaultParagraphFont"/>
    <w:uiPriority w:val="99"/>
    <w:semiHidden/>
    <w:unhideWhenUsed/>
    <w:rsid w:val="00F02609"/>
    <w:rPr>
      <w:sz w:val="18"/>
      <w:szCs w:val="18"/>
    </w:rPr>
  </w:style>
  <w:style w:type="paragraph" w:styleId="CommentText">
    <w:name w:val="annotation text"/>
    <w:basedOn w:val="Normal"/>
    <w:link w:val="CommentTextChar"/>
    <w:uiPriority w:val="99"/>
    <w:semiHidden/>
    <w:unhideWhenUsed/>
    <w:rsid w:val="00F02609"/>
  </w:style>
  <w:style w:type="character" w:customStyle="1" w:styleId="CommentTextChar">
    <w:name w:val="Comment Text Char"/>
    <w:basedOn w:val="DefaultParagraphFont"/>
    <w:link w:val="CommentText"/>
    <w:uiPriority w:val="99"/>
    <w:semiHidden/>
    <w:rsid w:val="00F02609"/>
  </w:style>
  <w:style w:type="paragraph" w:styleId="CommentSubject">
    <w:name w:val="annotation subject"/>
    <w:basedOn w:val="CommentText"/>
    <w:next w:val="CommentText"/>
    <w:link w:val="CommentSubjectChar"/>
    <w:uiPriority w:val="99"/>
    <w:semiHidden/>
    <w:unhideWhenUsed/>
    <w:rsid w:val="00F02609"/>
    <w:rPr>
      <w:b/>
      <w:bCs/>
      <w:sz w:val="20"/>
      <w:szCs w:val="20"/>
    </w:rPr>
  </w:style>
  <w:style w:type="character" w:customStyle="1" w:styleId="CommentSubjectChar">
    <w:name w:val="Comment Subject Char"/>
    <w:basedOn w:val="CommentTextChar"/>
    <w:link w:val="CommentSubject"/>
    <w:uiPriority w:val="99"/>
    <w:semiHidden/>
    <w:rsid w:val="00F02609"/>
    <w:rPr>
      <w:b/>
      <w:bCs/>
      <w:sz w:val="20"/>
      <w:szCs w:val="20"/>
    </w:rPr>
  </w:style>
  <w:style w:type="paragraph" w:styleId="BalloonText">
    <w:name w:val="Balloon Text"/>
    <w:basedOn w:val="Normal"/>
    <w:link w:val="BalloonTextChar"/>
    <w:uiPriority w:val="99"/>
    <w:semiHidden/>
    <w:unhideWhenUsed/>
    <w:rsid w:val="00F0260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02609"/>
    <w:rPr>
      <w:rFonts w:ascii="Times New Roman" w:hAnsi="Times New Roman" w:cs="Times New Roman"/>
      <w:sz w:val="18"/>
      <w:szCs w:val="18"/>
    </w:rPr>
  </w:style>
  <w:style w:type="paragraph" w:styleId="ListParagraph">
    <w:name w:val="List Paragraph"/>
    <w:basedOn w:val="Normal"/>
    <w:uiPriority w:val="34"/>
    <w:qFormat/>
    <w:rsid w:val="0032711E"/>
    <w:pPr>
      <w:ind w:left="720"/>
      <w:contextualSpacing/>
    </w:pPr>
  </w:style>
  <w:style w:type="character" w:styleId="Hyperlink">
    <w:name w:val="Hyperlink"/>
    <w:basedOn w:val="DefaultParagraphFont"/>
    <w:uiPriority w:val="99"/>
    <w:unhideWhenUsed/>
    <w:rsid w:val="009828EC"/>
    <w:rPr>
      <w:color w:val="0563C1" w:themeColor="hyperlink"/>
      <w:u w:val="single"/>
    </w:rPr>
  </w:style>
</w:styles>
</file>

<file path=word/webSettings.xml><?xml version="1.0" encoding="utf-8"?>
<w:webSettings xmlns:r="http://schemas.openxmlformats.org/officeDocument/2006/relationships" xmlns:w="http://schemas.openxmlformats.org/wordprocessingml/2006/main">
  <w:divs>
    <w:div w:id="28766143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snapshotserengeti.org" TargetMode="External"/><Relationship Id="rId20" Type="http://schemas.openxmlformats.org/officeDocument/2006/relationships/image" Target="media/image3.emf"/><Relationship Id="rId21" Type="http://schemas.openxmlformats.org/officeDocument/2006/relationships/image" Target="media/image4.png"/><Relationship Id="rId22" Type="http://schemas.openxmlformats.org/officeDocument/2006/relationships/image" Target="media/image5.emf"/><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hyperlink" Target="http://www.snapshotserengeti.org" TargetMode="External"/><Relationship Id="rId11" Type="http://schemas.openxmlformats.org/officeDocument/2006/relationships/hyperlink" Target="http://www.cameracatalogue.org" TargetMode="External"/><Relationship Id="rId12" Type="http://schemas.openxmlformats.org/officeDocument/2006/relationships/hyperlink" Target="http://www.cameracatalogue.org" TargetMode="External"/><Relationship Id="rId13" Type="http://schemas.openxmlformats.org/officeDocument/2006/relationships/comments" Target="comments.xml"/><Relationship Id="rId14" Type="http://schemas.openxmlformats.org/officeDocument/2006/relationships/hyperlink" Target="http://www.snapshotsatsea.org" TargetMode="External"/><Relationship Id="rId15" Type="http://schemas.openxmlformats.org/officeDocument/2006/relationships/hyperlink" Target="http://www.github.com/aliburchard/snapsatsea" TargetMode="External"/><Relationship Id="rId16" Type="http://schemas.openxmlformats.org/officeDocument/2006/relationships/hyperlink" Target="http://www.zooniverse.org/lab)" TargetMode="External"/><Relationship Id="rId17" Type="http://schemas.openxmlformats.org/officeDocument/2006/relationships/hyperlink" Target="http://www.cameracatalogue.org)" TargetMode="External"/><Relationship Id="rId18" Type="http://schemas.openxmlformats.org/officeDocument/2006/relationships/image" Target="media/image1.emf"/><Relationship Id="rId19" Type="http://schemas.openxmlformats.org/officeDocument/2006/relationships/image" Target="media/image2.emf"/><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www.zooniverse.org" TargetMode="External"/><Relationship Id="rId6" Type="http://schemas.openxmlformats.org/officeDocument/2006/relationships/hyperlink" Target="http://www.zooniverse.org" TargetMode="External"/><Relationship Id="rId7" Type="http://schemas.openxmlformats.org/officeDocument/2006/relationships/hyperlink" Target="http://www.galaxyzoo.org" TargetMode="External"/><Relationship Id="rId8" Type="http://schemas.openxmlformats.org/officeDocument/2006/relationships/hyperlink" Target="http://www.galaxyzoo.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a="http://schemas.openxmlformats.org/drawingml/2006/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11</Pages>
  <Words>3611</Words>
  <Characters>20587</Characters>
  <Application>Microsoft Word 12.1.0</Application>
  <DocSecurity>0</DocSecurity>
  <Lines>171</Lines>
  <Paragraphs>41</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25282</CharactersWithSpaces>
  <SharedDoc>false</SharedDoc>
  <HyperlinksChanged>false</HyperlinksChanged>
  <AppVersion>12.0256</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Lucy Fortson</cp:lastModifiedBy>
  <cp:revision>4</cp:revision>
  <cp:lastPrinted>2017-07-20T09:12:00Z</cp:lastPrinted>
  <dcterms:created xsi:type="dcterms:W3CDTF">2017-07-21T08:20:00Z</dcterms:created>
  <dcterms:modified xsi:type="dcterms:W3CDTF">2017-07-21T10:28:00Z</dcterms:modified>
</cp:coreProperties>
</file>